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F4A59" w14:textId="77777777" w:rsidR="006E3DB1" w:rsidRDefault="008538AD" w:rsidP="008538AD">
      <w:pPr>
        <w:pStyle w:val="a3"/>
        <w:rPr>
          <w:ins w:id="0" w:author="Windows" w:date="2026-10-09T08:14:00Z"/>
        </w:rPr>
      </w:pPr>
      <w:r>
        <w:t xml:space="preserve">Самостоятельная работа по </w:t>
      </w:r>
      <w:hyperlink r:id="rId5" w:tgtFrame="_blank" w:history="1">
        <w:r>
          <w:rPr>
            <w:rStyle w:val="a4"/>
          </w:rPr>
          <w:t>ASP.NET</w:t>
        </w:r>
      </w:hyperlink>
      <w:r>
        <w:t xml:space="preserve"> Core</w:t>
      </w:r>
      <w:r>
        <w:br/>
      </w:r>
      <w:r>
        <w:br/>
        <w:t>---</w:t>
      </w:r>
      <w:r>
        <w:br/>
      </w:r>
      <w:r>
        <w:br/>
        <w:t xml:space="preserve">Часть A. Теоретические </w:t>
      </w:r>
      <w:r>
        <w:br/>
      </w:r>
      <w:r>
        <w:br/>
        <w:t>Ответьте кратко (2–4 предложения на каждый вопрос).</w:t>
      </w:r>
      <w:r>
        <w:br/>
      </w:r>
      <w:r>
        <w:br/>
        <w:t xml:space="preserve">A1 Что такое </w:t>
      </w:r>
      <w:proofErr w:type="spellStart"/>
      <w:r>
        <w:t>OpenAPI</w:t>
      </w:r>
      <w:proofErr w:type="spellEnd"/>
      <w:r>
        <w:t xml:space="preserve">-документ в </w:t>
      </w:r>
      <w:hyperlink r:id="rId6" w:tgtFrame="_blank" w:history="1">
        <w:r>
          <w:rPr>
            <w:rStyle w:val="a4"/>
          </w:rPr>
          <w:t>ASP.NET</w:t>
        </w:r>
      </w:hyperlink>
      <w:r>
        <w:t xml:space="preserve"> Core и каким образом он генерируется в приложении на .NET 8+? Укажите минимум два способа подключения (</w:t>
      </w:r>
      <w:proofErr w:type="spellStart"/>
      <w:r>
        <w:t>Swagger</w:t>
      </w:r>
      <w:proofErr w:type="spellEnd"/>
      <w:r>
        <w:t xml:space="preserve"> UI / </w:t>
      </w:r>
      <w:proofErr w:type="spellStart"/>
      <w:r>
        <w:t>Scalar</w:t>
      </w:r>
      <w:proofErr w:type="spellEnd"/>
      <w:r>
        <w:t xml:space="preserve"> и т.п.).</w:t>
      </w:r>
    </w:p>
    <w:p w14:paraId="7D83C073" w14:textId="77777777" w:rsidR="006E3DB1" w:rsidRDefault="006E3DB1" w:rsidP="008538AD">
      <w:pPr>
        <w:pStyle w:val="a3"/>
        <w:rPr>
          <w:ins w:id="1" w:author="Windows" w:date="2026-10-09T08:19:00Z"/>
        </w:rPr>
      </w:pPr>
      <w:proofErr w:type="spellStart"/>
      <w:ins w:id="2" w:author="Windows" w:date="2026-10-09T08:15:00Z">
        <w:r>
          <w:rPr>
            <w:lang w:val="en-US"/>
          </w:rPr>
          <w:t>OpenAPI</w:t>
        </w:r>
        <w:proofErr w:type="spellEnd"/>
        <w:r w:rsidRPr="006E3DB1">
          <w:rPr>
            <w:rPrChange w:id="3" w:author="Windows" w:date="2026-10-09T08:15:00Z">
              <w:rPr>
                <w:lang w:val="en-US"/>
              </w:rPr>
            </w:rPrChange>
          </w:rPr>
          <w:t xml:space="preserve"> </w:t>
        </w:r>
        <w:r>
          <w:t>–</w:t>
        </w:r>
        <w:r w:rsidRPr="006E3DB1">
          <w:rPr>
            <w:rPrChange w:id="4" w:author="Windows" w:date="2026-10-09T08:15:00Z">
              <w:rPr>
                <w:lang w:val="en-US"/>
              </w:rPr>
            </w:rPrChange>
          </w:rPr>
          <w:t xml:space="preserve"> </w:t>
        </w:r>
        <w:r>
          <w:t xml:space="preserve">это машинное описание всех </w:t>
        </w:r>
        <w:proofErr w:type="spellStart"/>
        <w:r>
          <w:t>эндпоинтов</w:t>
        </w:r>
        <w:proofErr w:type="spellEnd"/>
        <w:r>
          <w:t xml:space="preserve"> приложения</w:t>
        </w:r>
      </w:ins>
      <w:ins w:id="5" w:author="Windows" w:date="2026-10-09T08:16:00Z">
        <w:r>
          <w:t xml:space="preserve">: </w:t>
        </w:r>
        <w:r>
          <w:rPr>
            <w:lang w:val="en-US"/>
          </w:rPr>
          <w:t>HTTP</w:t>
        </w:r>
        <w:r w:rsidRPr="006E3DB1">
          <w:rPr>
            <w:rPrChange w:id="6" w:author="Windows" w:date="2026-10-09T08:16:00Z">
              <w:rPr>
                <w:lang w:val="en-US"/>
              </w:rPr>
            </w:rPrChange>
          </w:rPr>
          <w:t xml:space="preserve"> </w:t>
        </w:r>
        <w:r>
          <w:t xml:space="preserve">методов, параметров, </w:t>
        </w:r>
      </w:ins>
      <w:ins w:id="7" w:author="Windows" w:date="2026-10-09T08:17:00Z">
        <w:r>
          <w:t>схем запросов. В 8+ он генерируется автоматически на основе метаданных</w:t>
        </w:r>
      </w:ins>
      <w:ins w:id="8" w:author="Windows" w:date="2026-10-09T08:18:00Z">
        <w:r>
          <w:t xml:space="preserve"> </w:t>
        </w:r>
        <w:r>
          <w:rPr>
            <w:lang w:val="en-US"/>
          </w:rPr>
          <w:t>Minimal</w:t>
        </w:r>
        <w:r w:rsidRPr="006E3DB1">
          <w:rPr>
            <w:rPrChange w:id="9" w:author="Windows" w:date="2026-10-09T08:18:00Z">
              <w:rPr>
                <w:lang w:val="en-US"/>
              </w:rPr>
            </w:rPrChange>
          </w:rPr>
          <w:t xml:space="preserve"> </w:t>
        </w:r>
        <w:proofErr w:type="spellStart"/>
        <w:r>
          <w:rPr>
            <w:lang w:val="en-US"/>
          </w:rPr>
          <w:t>Api</w:t>
        </w:r>
        <w:proofErr w:type="spellEnd"/>
        <w:r w:rsidRPr="006E3DB1">
          <w:rPr>
            <w:rPrChange w:id="10" w:author="Windows" w:date="2026-10-09T08:18:00Z">
              <w:rPr>
                <w:lang w:val="en-US"/>
              </w:rPr>
            </w:rPrChange>
          </w:rPr>
          <w:t xml:space="preserve"> </w:t>
        </w:r>
        <w:r>
          <w:t>и контроллеров.</w:t>
        </w:r>
      </w:ins>
      <w:ins w:id="11" w:author="Windows" w:date="2026-10-09T08:19:00Z">
        <w:r>
          <w:br/>
        </w:r>
      </w:ins>
    </w:p>
    <w:p w14:paraId="71239F32" w14:textId="77777777" w:rsidR="006E3DB1" w:rsidRDefault="006E3DB1" w:rsidP="008538AD">
      <w:pPr>
        <w:pStyle w:val="a3"/>
        <w:rPr>
          <w:ins w:id="12" w:author="Windows" w:date="2026-10-09T08:21:00Z"/>
        </w:rPr>
      </w:pPr>
      <w:ins w:id="13" w:author="Windows" w:date="2026-10-09T08:19:00Z">
        <w:r>
          <w:t>Способы подключения:</w:t>
        </w:r>
        <w:r>
          <w:br/>
          <w:t xml:space="preserve">1. </w:t>
        </w:r>
        <w:r>
          <w:rPr>
            <w:lang w:val="en-US"/>
          </w:rPr>
          <w:t>Swagger</w:t>
        </w:r>
        <w:r w:rsidRPr="006E3DB1">
          <w:rPr>
            <w:rPrChange w:id="14" w:author="Windows" w:date="2026-10-09T08:19:00Z">
              <w:rPr>
                <w:lang w:val="en-US"/>
              </w:rPr>
            </w:rPrChange>
          </w:rPr>
          <w:t xml:space="preserve"> </w:t>
        </w:r>
        <w:r>
          <w:rPr>
            <w:lang w:val="en-US"/>
          </w:rPr>
          <w:t>UI</w:t>
        </w:r>
        <w:r w:rsidRPr="006E3DB1">
          <w:rPr>
            <w:rPrChange w:id="15" w:author="Windows" w:date="2026-10-09T08:19:00Z">
              <w:rPr>
                <w:lang w:val="en-US"/>
              </w:rPr>
            </w:rPrChange>
          </w:rPr>
          <w:t xml:space="preserve"> </w:t>
        </w:r>
      </w:ins>
      <w:ins w:id="16" w:author="Windows" w:date="2026-10-09T08:20:00Z">
        <w:r>
          <w:t>–</w:t>
        </w:r>
        <w:r w:rsidRPr="006E3DB1">
          <w:rPr>
            <w:rPrChange w:id="17" w:author="Windows" w:date="2026-10-09T08:20:00Z">
              <w:rPr>
                <w:lang w:val="en-US"/>
              </w:rPr>
            </w:rPrChange>
          </w:rPr>
          <w:t xml:space="preserve"> </w:t>
        </w:r>
      </w:ins>
      <w:proofErr w:type="spellStart"/>
      <w:ins w:id="18" w:author="Windows" w:date="2026-10-09T08:21:00Z">
        <w:r w:rsidRPr="006E3DB1">
          <w:t>Swashbuckle.AspNetCore</w:t>
        </w:r>
        <w:proofErr w:type="spellEnd"/>
        <w:r w:rsidRPr="006E3DB1">
          <w:t xml:space="preserve">, </w:t>
        </w:r>
        <w:proofErr w:type="spellStart"/>
        <w:proofErr w:type="gramStart"/>
        <w:r w:rsidRPr="006E3DB1">
          <w:t>app.UseSwaggerUI</w:t>
        </w:r>
        <w:proofErr w:type="spellEnd"/>
        <w:proofErr w:type="gramEnd"/>
        <w:r w:rsidRPr="006E3DB1">
          <w:t>()</w:t>
        </w:r>
      </w:ins>
    </w:p>
    <w:p w14:paraId="6CC93E8F" w14:textId="77777777" w:rsidR="006E3DB1" w:rsidRDefault="006E3DB1" w:rsidP="008538AD">
      <w:pPr>
        <w:pStyle w:val="a3"/>
        <w:rPr>
          <w:ins w:id="19" w:author="Windows" w:date="2026-10-09T08:22:00Z"/>
        </w:rPr>
      </w:pPr>
      <w:ins w:id="20" w:author="Windows" w:date="2026-10-09T08:21:00Z">
        <w:r w:rsidRPr="006E3DB1">
          <w:rPr>
            <w:rPrChange w:id="21" w:author="Windows" w:date="2026-10-09T08:21:00Z">
              <w:rPr>
                <w:lang w:val="en-US"/>
              </w:rPr>
            </w:rPrChange>
          </w:rPr>
          <w:t xml:space="preserve">2. </w:t>
        </w:r>
        <w:r>
          <w:rPr>
            <w:lang w:val="en-US"/>
          </w:rPr>
          <w:t>Scalar</w:t>
        </w:r>
        <w:r w:rsidRPr="006E3DB1">
          <w:rPr>
            <w:rPrChange w:id="22" w:author="Windows" w:date="2026-10-09T08:21:00Z">
              <w:rPr>
                <w:lang w:val="en-US"/>
              </w:rPr>
            </w:rPrChange>
          </w:rPr>
          <w:t xml:space="preserve"> - </w:t>
        </w:r>
        <w:proofErr w:type="spellStart"/>
        <w:r w:rsidRPr="006E3DB1">
          <w:t>Scalar.AspNetCore</w:t>
        </w:r>
        <w:proofErr w:type="spellEnd"/>
        <w:r w:rsidRPr="006E3DB1">
          <w:t xml:space="preserve">, </w:t>
        </w:r>
        <w:proofErr w:type="spellStart"/>
        <w:proofErr w:type="gramStart"/>
        <w:r w:rsidRPr="006E3DB1">
          <w:t>app.MapScalarApiReference</w:t>
        </w:r>
        <w:proofErr w:type="spellEnd"/>
        <w:proofErr w:type="gramEnd"/>
        <w:r w:rsidRPr="006E3DB1">
          <w:t>()</w:t>
        </w:r>
      </w:ins>
    </w:p>
    <w:p w14:paraId="4D691F43" w14:textId="77777777" w:rsidR="006E3DB1" w:rsidRDefault="008538AD" w:rsidP="008538AD">
      <w:pPr>
        <w:pStyle w:val="a3"/>
        <w:rPr>
          <w:ins w:id="23" w:author="Windows" w:date="2026-10-09T08:22:00Z"/>
        </w:rPr>
      </w:pPr>
      <w:r>
        <w:br/>
      </w:r>
      <w:r>
        <w:br/>
      </w:r>
      <w:proofErr w:type="gramStart"/>
      <w:r>
        <w:t>A2 Объясните</w:t>
      </w:r>
      <w:proofErr w:type="gramEnd"/>
      <w:r>
        <w:t xml:space="preserve"> назначение HTTP-заголовка </w:t>
      </w:r>
      <w:proofErr w:type="spellStart"/>
      <w:r>
        <w:t>ETag</w:t>
      </w:r>
      <w:proofErr w:type="spellEnd"/>
      <w:r>
        <w:t xml:space="preserve">. Как сервер формирует ответ 304 </w:t>
      </w:r>
      <w:proofErr w:type="spellStart"/>
      <w:r>
        <w:t>Not</w:t>
      </w:r>
      <w:proofErr w:type="spellEnd"/>
      <w:r>
        <w:t xml:space="preserve"> </w:t>
      </w:r>
      <w:proofErr w:type="spellStart"/>
      <w:r>
        <w:t>Modified</w:t>
      </w:r>
      <w:proofErr w:type="spellEnd"/>
      <w:r>
        <w:t xml:space="preserve"> и почему это экономит трафик?</w:t>
      </w:r>
      <w:r>
        <w:br/>
      </w:r>
    </w:p>
    <w:p w14:paraId="49FC9D60" w14:textId="77777777" w:rsidR="007700A8" w:rsidRDefault="006E3DB1" w:rsidP="008538AD">
      <w:pPr>
        <w:pStyle w:val="a3"/>
        <w:rPr>
          <w:ins w:id="24" w:author="Windows" w:date="2026-10-09T08:24:00Z"/>
          <w:lang w:val="en-US"/>
        </w:rPr>
      </w:pPr>
      <w:ins w:id="25" w:author="Windows" w:date="2026-10-09T08:22:00Z">
        <w:r>
          <w:rPr>
            <w:lang w:val="en-US"/>
          </w:rPr>
          <w:t>ETag</w:t>
        </w:r>
        <w:r w:rsidRPr="006E3DB1">
          <w:rPr>
            <w:rPrChange w:id="26" w:author="Windows" w:date="2026-10-09T08:22:00Z">
              <w:rPr>
                <w:lang w:val="en-US"/>
              </w:rPr>
            </w:rPrChange>
          </w:rPr>
          <w:t xml:space="preserve"> </w:t>
        </w:r>
        <w:r>
          <w:t>–</w:t>
        </w:r>
        <w:r w:rsidRPr="006E3DB1">
          <w:rPr>
            <w:rPrChange w:id="27" w:author="Windows" w:date="2026-10-09T08:22:00Z">
              <w:rPr>
                <w:lang w:val="en-US"/>
              </w:rPr>
            </w:rPrChange>
          </w:rPr>
          <w:t xml:space="preserve"> </w:t>
        </w:r>
        <w:r>
          <w:t>Заголовок ответа, со</w:t>
        </w:r>
      </w:ins>
      <w:ins w:id="28" w:author="Windows" w:date="2026-10-09T08:23:00Z">
        <w:r>
          <w:t xml:space="preserve">держащий </w:t>
        </w:r>
        <w:proofErr w:type="spellStart"/>
        <w:proofErr w:type="gramStart"/>
        <w:r>
          <w:t>индификатор</w:t>
        </w:r>
        <w:proofErr w:type="spellEnd"/>
        <w:r>
          <w:t xml:space="preserve">  конкретной</w:t>
        </w:r>
        <w:proofErr w:type="gramEnd"/>
        <w:r>
          <w:t xml:space="preserve"> версии ресурса. Клиент </w:t>
        </w:r>
        <w:r w:rsidR="007700A8">
          <w:t xml:space="preserve">при повторном запросе отправляет его в заголовке </w:t>
        </w:r>
        <w:r w:rsidR="007700A8">
          <w:rPr>
            <w:lang w:val="en-US"/>
          </w:rPr>
          <w:t>I</w:t>
        </w:r>
      </w:ins>
      <w:ins w:id="29" w:author="Windows" w:date="2026-10-09T08:24:00Z">
        <w:r w:rsidR="007700A8">
          <w:rPr>
            <w:lang w:val="en-US"/>
          </w:rPr>
          <w:t>f</w:t>
        </w:r>
        <w:r w:rsidR="007700A8" w:rsidRPr="007700A8">
          <w:rPr>
            <w:rPrChange w:id="30" w:author="Windows" w:date="2026-10-09T08:24:00Z">
              <w:rPr>
                <w:lang w:val="en-US"/>
              </w:rPr>
            </w:rPrChange>
          </w:rPr>
          <w:t>-</w:t>
        </w:r>
        <w:r w:rsidR="007700A8">
          <w:rPr>
            <w:lang w:val="en-US"/>
          </w:rPr>
          <w:t>None</w:t>
        </w:r>
        <w:r w:rsidR="007700A8" w:rsidRPr="007700A8">
          <w:rPr>
            <w:rPrChange w:id="31" w:author="Windows" w:date="2026-10-09T08:24:00Z">
              <w:rPr>
                <w:lang w:val="en-US"/>
              </w:rPr>
            </w:rPrChange>
          </w:rPr>
          <w:t>-</w:t>
        </w:r>
        <w:r w:rsidR="007700A8">
          <w:rPr>
            <w:lang w:val="en-US"/>
          </w:rPr>
          <w:t>Match</w:t>
        </w:r>
      </w:ins>
    </w:p>
    <w:p w14:paraId="4C0EF731" w14:textId="77777777" w:rsidR="007700A8" w:rsidRDefault="007700A8" w:rsidP="008538AD">
      <w:pPr>
        <w:pStyle w:val="a3"/>
        <w:rPr>
          <w:ins w:id="32" w:author="Windows" w:date="2026-10-09T08:27:00Z"/>
        </w:rPr>
      </w:pPr>
      <w:ins w:id="33" w:author="Windows" w:date="2026-10-09T08:24:00Z">
        <w:r>
          <w:t>Если</w:t>
        </w:r>
        <w:r w:rsidRPr="007700A8">
          <w:rPr>
            <w:rPrChange w:id="34" w:author="Windows" w:date="2026-10-09T08:25:00Z">
              <w:rPr/>
            </w:rPrChange>
          </w:rPr>
          <w:t xml:space="preserve"> </w:t>
        </w:r>
        <w:r>
          <w:t>сервер</w:t>
        </w:r>
        <w:r w:rsidRPr="007700A8">
          <w:rPr>
            <w:rPrChange w:id="35" w:author="Windows" w:date="2026-10-09T08:25:00Z">
              <w:rPr/>
            </w:rPrChange>
          </w:rPr>
          <w:t xml:space="preserve"> </w:t>
        </w:r>
        <w:r>
          <w:t>видит</w:t>
        </w:r>
        <w:r w:rsidRPr="007700A8">
          <w:rPr>
            <w:rPrChange w:id="36" w:author="Windows" w:date="2026-10-09T08:25:00Z">
              <w:rPr/>
            </w:rPrChange>
          </w:rPr>
          <w:t xml:space="preserve">, </w:t>
        </w:r>
        <w:r>
          <w:t>что</w:t>
        </w:r>
        <w:r w:rsidRPr="007700A8">
          <w:rPr>
            <w:rPrChange w:id="37" w:author="Windows" w:date="2026-10-09T08:25:00Z">
              <w:rPr/>
            </w:rPrChange>
          </w:rPr>
          <w:t xml:space="preserve"> </w:t>
        </w:r>
        <w:r>
          <w:t>текущий</w:t>
        </w:r>
        <w:r w:rsidRPr="007700A8">
          <w:rPr>
            <w:rPrChange w:id="38" w:author="Windows" w:date="2026-10-09T08:25:00Z">
              <w:rPr/>
            </w:rPrChange>
          </w:rPr>
          <w:t xml:space="preserve"> </w:t>
        </w:r>
        <w:r>
          <w:rPr>
            <w:lang w:val="en-US"/>
          </w:rPr>
          <w:t>ETag</w:t>
        </w:r>
        <w:r w:rsidRPr="007700A8">
          <w:rPr>
            <w:rPrChange w:id="39" w:author="Windows" w:date="2026-10-09T08:25:00Z">
              <w:rPr>
                <w:lang w:val="en-US"/>
              </w:rPr>
            </w:rPrChange>
          </w:rPr>
          <w:t xml:space="preserve"> </w:t>
        </w:r>
        <w:r>
          <w:t>ресурса</w:t>
        </w:r>
      </w:ins>
      <w:ins w:id="40" w:author="Windows" w:date="2026-10-09T08:25:00Z">
        <w:r w:rsidRPr="007700A8">
          <w:rPr>
            <w:rPrChange w:id="41" w:author="Windows" w:date="2026-10-09T08:25:00Z">
              <w:rPr/>
            </w:rPrChange>
          </w:rPr>
          <w:t xml:space="preserve"> </w:t>
        </w:r>
        <w:r>
          <w:t>совпадает</w:t>
        </w:r>
        <w:r w:rsidRPr="007700A8">
          <w:rPr>
            <w:rPrChange w:id="42" w:author="Windows" w:date="2026-10-09T08:25:00Z">
              <w:rPr/>
            </w:rPrChange>
          </w:rPr>
          <w:t xml:space="preserve"> </w:t>
        </w:r>
        <w:r>
          <w:t>присланным</w:t>
        </w:r>
        <w:r w:rsidRPr="007700A8">
          <w:rPr>
            <w:rPrChange w:id="43" w:author="Windows" w:date="2026-10-09T08:25:00Z">
              <w:rPr/>
            </w:rPrChange>
          </w:rPr>
          <w:t xml:space="preserve">, </w:t>
        </w:r>
        <w:r>
          <w:t>он</w:t>
        </w:r>
        <w:r w:rsidRPr="007700A8">
          <w:rPr>
            <w:rPrChange w:id="44" w:author="Windows" w:date="2026-10-09T08:25:00Z">
              <w:rPr/>
            </w:rPrChange>
          </w:rPr>
          <w:t xml:space="preserve"> </w:t>
        </w:r>
        <w:r>
          <w:t>возвращает</w:t>
        </w:r>
        <w:r w:rsidRPr="007700A8">
          <w:rPr>
            <w:rPrChange w:id="45" w:author="Windows" w:date="2026-10-09T08:25:00Z">
              <w:rPr/>
            </w:rPrChange>
          </w:rPr>
          <w:t xml:space="preserve"> 304</w:t>
        </w:r>
        <w:r w:rsidRPr="007700A8">
          <w:rPr>
            <w:rPrChange w:id="46" w:author="Windows" w:date="2026-10-09T08:25:00Z">
              <w:rPr>
                <w:lang w:val="en-US"/>
              </w:rPr>
            </w:rPrChange>
          </w:rPr>
          <w:br/>
        </w:r>
        <w:r>
          <w:t>с</w:t>
        </w:r>
        <w:r w:rsidRPr="007700A8">
          <w:rPr>
            <w:rPrChange w:id="47" w:author="Windows" w:date="2026-10-09T08:25:00Z">
              <w:rPr/>
            </w:rPrChange>
          </w:rPr>
          <w:t xml:space="preserve"> </w:t>
        </w:r>
        <w:r>
          <w:t>пустым</w:t>
        </w:r>
        <w:r w:rsidRPr="007700A8">
          <w:rPr>
            <w:rPrChange w:id="48" w:author="Windows" w:date="2026-10-09T08:25:00Z">
              <w:rPr/>
            </w:rPrChange>
          </w:rPr>
          <w:t xml:space="preserve"> </w:t>
        </w:r>
        <w:r>
          <w:t xml:space="preserve">телом. Это экономит </w:t>
        </w:r>
        <w:proofErr w:type="gramStart"/>
        <w:r>
          <w:t>трафик потому что</w:t>
        </w:r>
        <w:proofErr w:type="gramEnd"/>
        <w:r>
          <w:t xml:space="preserve"> </w:t>
        </w:r>
        <w:proofErr w:type="spellStart"/>
        <w:r>
          <w:t>клиет</w:t>
        </w:r>
        <w:proofErr w:type="spellEnd"/>
        <w:r>
          <w:t xml:space="preserve"> не </w:t>
        </w:r>
      </w:ins>
      <w:ins w:id="49" w:author="Windows" w:date="2026-10-09T08:26:00Z">
        <w:r>
          <w:t xml:space="preserve">получает тело ответа повторно – только статус и заголовки, а браузер берет </w:t>
        </w:r>
      </w:ins>
      <w:ins w:id="50" w:author="Windows" w:date="2026-10-09T08:27:00Z">
        <w:r>
          <w:t xml:space="preserve">ресурс из </w:t>
        </w:r>
        <w:proofErr w:type="spellStart"/>
        <w:r>
          <w:t>лок</w:t>
        </w:r>
        <w:proofErr w:type="spellEnd"/>
        <w:r>
          <w:t xml:space="preserve"> кэша. Особенно </w:t>
        </w:r>
        <w:proofErr w:type="spellStart"/>
        <w:r>
          <w:t>эфективно</w:t>
        </w:r>
        <w:proofErr w:type="spellEnd"/>
        <w:r>
          <w:t xml:space="preserve"> для больших статических файлов и редко меняющихся </w:t>
        </w:r>
        <w:proofErr w:type="spellStart"/>
        <w:r>
          <w:t>джэсон</w:t>
        </w:r>
        <w:proofErr w:type="spellEnd"/>
        <w:r>
          <w:t xml:space="preserve"> ответов.</w:t>
        </w:r>
      </w:ins>
    </w:p>
    <w:p w14:paraId="7E12BECA" w14:textId="77777777" w:rsidR="007700A8" w:rsidRDefault="008538AD" w:rsidP="008538AD">
      <w:pPr>
        <w:pStyle w:val="a3"/>
        <w:rPr>
          <w:ins w:id="51" w:author="Windows" w:date="2026-10-09T08:28:00Z"/>
        </w:rPr>
      </w:pPr>
      <w:r w:rsidRPr="007700A8">
        <w:rPr>
          <w:rPrChange w:id="52" w:author="Windows" w:date="2026-10-09T08:27:00Z">
            <w:rPr/>
          </w:rPrChange>
        </w:rPr>
        <w:br/>
      </w:r>
      <w:r w:rsidRPr="008538AD">
        <w:rPr>
          <w:lang w:val="en-US"/>
        </w:rPr>
        <w:t>A</w:t>
      </w:r>
      <w:r w:rsidRPr="007700A8">
        <w:rPr>
          <w:rPrChange w:id="53" w:author="Windows" w:date="2026-10-09T08:27:00Z">
            <w:rPr>
              <w:lang w:val="en-US"/>
            </w:rPr>
          </w:rPrChange>
        </w:rPr>
        <w:t xml:space="preserve">3 </w:t>
      </w:r>
      <w:r>
        <w:t>В</w:t>
      </w:r>
      <w:r w:rsidRPr="007700A8">
        <w:rPr>
          <w:rPrChange w:id="54" w:author="Windows" w:date="2026-10-09T08:27:00Z">
            <w:rPr>
              <w:lang w:val="en-US"/>
            </w:rPr>
          </w:rPrChange>
        </w:rPr>
        <w:t xml:space="preserve"> </w:t>
      </w:r>
      <w:r>
        <w:t>чём</w:t>
      </w:r>
      <w:r w:rsidRPr="007700A8">
        <w:rPr>
          <w:rPrChange w:id="55" w:author="Windows" w:date="2026-10-09T08:27:00Z">
            <w:rPr>
              <w:lang w:val="en-US"/>
            </w:rPr>
          </w:rPrChange>
        </w:rPr>
        <w:t xml:space="preserve"> </w:t>
      </w:r>
      <w:r>
        <w:t>разница</w:t>
      </w:r>
      <w:r w:rsidRPr="007700A8">
        <w:rPr>
          <w:rPrChange w:id="56" w:author="Windows" w:date="2026-10-09T08:27:00Z">
            <w:rPr>
              <w:lang w:val="en-US"/>
            </w:rPr>
          </w:rPrChange>
        </w:rPr>
        <w:t xml:space="preserve"> </w:t>
      </w:r>
      <w:r>
        <w:t>между</w:t>
      </w:r>
      <w:r w:rsidRPr="007700A8">
        <w:rPr>
          <w:rPrChange w:id="57" w:author="Windows" w:date="2026-10-09T08:27:00Z">
            <w:rPr>
              <w:lang w:val="en-US"/>
            </w:rPr>
          </w:rPrChange>
        </w:rPr>
        <w:t xml:space="preserve"> </w:t>
      </w:r>
      <w:proofErr w:type="spellStart"/>
      <w:r w:rsidRPr="008538AD">
        <w:rPr>
          <w:lang w:val="en-US"/>
        </w:rPr>
        <w:t>WebApplication</w:t>
      </w:r>
      <w:proofErr w:type="spellEnd"/>
      <w:r w:rsidRPr="007700A8">
        <w:rPr>
          <w:rPrChange w:id="58" w:author="Windows" w:date="2026-10-09T08:27:00Z">
            <w:rPr>
              <w:lang w:val="en-US"/>
            </w:rPr>
          </w:rPrChange>
        </w:rPr>
        <w:t>.</w:t>
      </w:r>
      <w:proofErr w:type="spellStart"/>
      <w:r w:rsidRPr="008538AD">
        <w:rPr>
          <w:lang w:val="en-US"/>
        </w:rPr>
        <w:t>CreateBuilder</w:t>
      </w:r>
      <w:proofErr w:type="spellEnd"/>
      <w:r w:rsidRPr="007700A8">
        <w:rPr>
          <w:rPrChange w:id="59" w:author="Windows" w:date="2026-10-09T08:27:00Z">
            <w:rPr>
              <w:lang w:val="en-US"/>
            </w:rPr>
          </w:rPrChange>
        </w:rPr>
        <w:t>() (</w:t>
      </w:r>
      <w:r w:rsidRPr="008538AD">
        <w:rPr>
          <w:lang w:val="en-US"/>
        </w:rPr>
        <w:t>Minimal</w:t>
      </w:r>
      <w:r w:rsidRPr="007700A8">
        <w:rPr>
          <w:rPrChange w:id="60" w:author="Windows" w:date="2026-10-09T08:27:00Z">
            <w:rPr>
              <w:lang w:val="en-US"/>
            </w:rPr>
          </w:rPrChange>
        </w:rPr>
        <w:t xml:space="preserve"> </w:t>
      </w:r>
      <w:r w:rsidRPr="008538AD">
        <w:rPr>
          <w:lang w:val="en-US"/>
        </w:rPr>
        <w:t>Hosting</w:t>
      </w:r>
      <w:r w:rsidRPr="007700A8">
        <w:rPr>
          <w:rPrChange w:id="61" w:author="Windows" w:date="2026-10-09T08:27:00Z">
            <w:rPr>
              <w:lang w:val="en-US"/>
            </w:rPr>
          </w:rPrChange>
        </w:rPr>
        <w:t xml:space="preserve">) </w:t>
      </w:r>
      <w:r>
        <w:t>и</w:t>
      </w:r>
      <w:r w:rsidRPr="007700A8">
        <w:rPr>
          <w:rPrChange w:id="62" w:author="Windows" w:date="2026-10-09T08:27:00Z">
            <w:rPr>
              <w:lang w:val="en-US"/>
            </w:rPr>
          </w:rPrChange>
        </w:rPr>
        <w:t xml:space="preserve"> </w:t>
      </w:r>
      <w:r>
        <w:t>классическим</w:t>
      </w:r>
      <w:r w:rsidRPr="007700A8">
        <w:rPr>
          <w:rPrChange w:id="63" w:author="Windows" w:date="2026-10-09T08:27:00Z">
            <w:rPr>
              <w:lang w:val="en-US"/>
            </w:rPr>
          </w:rPrChange>
        </w:rPr>
        <w:t xml:space="preserve"> </w:t>
      </w:r>
      <w:r w:rsidRPr="008538AD">
        <w:rPr>
          <w:lang w:val="en-US"/>
        </w:rPr>
        <w:t>Startup</w:t>
      </w:r>
      <w:r w:rsidRPr="007700A8">
        <w:rPr>
          <w:rPrChange w:id="64" w:author="Windows" w:date="2026-10-09T08:27:00Z">
            <w:rPr>
              <w:lang w:val="en-US"/>
            </w:rPr>
          </w:rPrChange>
        </w:rPr>
        <w:t>.</w:t>
      </w:r>
      <w:r w:rsidRPr="008538AD">
        <w:rPr>
          <w:lang w:val="en-US"/>
        </w:rPr>
        <w:t>cs</w:t>
      </w:r>
      <w:r w:rsidRPr="007700A8">
        <w:rPr>
          <w:rPrChange w:id="65" w:author="Windows" w:date="2026-10-09T08:27:00Z">
            <w:rPr>
              <w:lang w:val="en-US"/>
            </w:rPr>
          </w:rPrChange>
        </w:rPr>
        <w:t xml:space="preserve">? </w:t>
      </w:r>
      <w:r>
        <w:t xml:space="preserve">Приведите пример кода </w:t>
      </w:r>
      <w:proofErr w:type="spellStart"/>
      <w:r>
        <w:t>Minimal</w:t>
      </w:r>
      <w:proofErr w:type="spellEnd"/>
      <w:r>
        <w:t xml:space="preserve"> </w:t>
      </w:r>
      <w:proofErr w:type="spellStart"/>
      <w:r>
        <w:t>Hosting</w:t>
      </w:r>
      <w:proofErr w:type="spellEnd"/>
      <w:r>
        <w:t xml:space="preserve"> с одним </w:t>
      </w:r>
      <w:proofErr w:type="spellStart"/>
      <w:r>
        <w:t>endpoint</w:t>
      </w:r>
      <w:proofErr w:type="spellEnd"/>
      <w:r>
        <w:t>.</w:t>
      </w:r>
    </w:p>
    <w:p w14:paraId="5C7DB2DA" w14:textId="5D433FF7" w:rsidR="007700A8" w:rsidRDefault="007700A8" w:rsidP="008538AD">
      <w:pPr>
        <w:pStyle w:val="a3"/>
        <w:rPr>
          <w:ins w:id="66" w:author="Windows" w:date="2026-10-09T08:30:00Z"/>
        </w:rPr>
      </w:pPr>
      <w:ins w:id="67" w:author="Windows" w:date="2026-10-09T08:28:00Z">
        <w:r>
          <w:t xml:space="preserve">Классический подход разделял конфигурацию на два файла </w:t>
        </w:r>
        <w:r>
          <w:rPr>
            <w:lang w:val="en-US"/>
          </w:rPr>
          <w:t>Program</w:t>
        </w:r>
        <w:r w:rsidRPr="007700A8">
          <w:rPr>
            <w:rPrChange w:id="68" w:author="Windows" w:date="2026-10-09T08:28:00Z">
              <w:rPr>
                <w:lang w:val="en-US"/>
              </w:rPr>
            </w:rPrChange>
          </w:rPr>
          <w:t>.</w:t>
        </w:r>
        <w:r>
          <w:rPr>
            <w:lang w:val="en-US"/>
          </w:rPr>
          <w:t>cs</w:t>
        </w:r>
        <w:r w:rsidRPr="007700A8">
          <w:rPr>
            <w:rPrChange w:id="69" w:author="Windows" w:date="2026-10-09T08:28:00Z">
              <w:rPr>
                <w:lang w:val="en-US"/>
              </w:rPr>
            </w:rPrChange>
          </w:rPr>
          <w:t xml:space="preserve"> </w:t>
        </w:r>
        <w:r>
          <w:t xml:space="preserve">и </w:t>
        </w:r>
        <w:r>
          <w:rPr>
            <w:lang w:val="en-US"/>
          </w:rPr>
          <w:t>Startup</w:t>
        </w:r>
      </w:ins>
      <w:ins w:id="70" w:author="Windows" w:date="2026-10-09T08:29:00Z">
        <w:r w:rsidRPr="007700A8">
          <w:rPr>
            <w:rPrChange w:id="71" w:author="Windows" w:date="2026-10-09T08:29:00Z">
              <w:rPr>
                <w:lang w:val="en-US"/>
              </w:rPr>
            </w:rPrChange>
          </w:rPr>
          <w:t>.</w:t>
        </w:r>
        <w:r>
          <w:rPr>
            <w:lang w:val="en-US"/>
          </w:rPr>
          <w:t>cs</w:t>
        </w:r>
        <w:r w:rsidRPr="007700A8">
          <w:rPr>
            <w:rPrChange w:id="72" w:author="Windows" w:date="2026-10-09T08:29:00Z">
              <w:rPr>
                <w:lang w:val="en-US"/>
              </w:rPr>
            </w:rPrChange>
          </w:rPr>
          <w:t xml:space="preserve"> </w:t>
        </w:r>
        <w:r>
          <w:t xml:space="preserve">с </w:t>
        </w:r>
        <w:r w:rsidRPr="007700A8">
          <w:t xml:space="preserve">методами </w:t>
        </w:r>
        <w:proofErr w:type="spellStart"/>
        <w:proofErr w:type="gramStart"/>
        <w:r w:rsidRPr="007700A8">
          <w:t>ConfigureServices</w:t>
        </w:r>
        <w:proofErr w:type="spellEnd"/>
        <w:r w:rsidRPr="007700A8">
          <w:t>(</w:t>
        </w:r>
        <w:proofErr w:type="gramEnd"/>
        <w:r w:rsidRPr="007700A8">
          <w:t xml:space="preserve">) DI и </w:t>
        </w:r>
        <w:proofErr w:type="spellStart"/>
        <w:r w:rsidRPr="007700A8">
          <w:t>Configure</w:t>
        </w:r>
        <w:proofErr w:type="spellEnd"/>
        <w:r w:rsidRPr="007700A8">
          <w:t xml:space="preserve">() </w:t>
        </w:r>
        <w:proofErr w:type="spellStart"/>
        <w:r w:rsidRPr="007700A8">
          <w:t>middleware</w:t>
        </w:r>
        <w:proofErr w:type="spellEnd"/>
        <w:r w:rsidRPr="007700A8">
          <w:t xml:space="preserve"> </w:t>
        </w:r>
        <w:proofErr w:type="spellStart"/>
        <w:r w:rsidRPr="007700A8">
          <w:t>pipeline</w:t>
        </w:r>
        <w:proofErr w:type="spellEnd"/>
        <w:r w:rsidRPr="007700A8">
          <w:t xml:space="preserve">. Это давало чёткое разделение ответственности, но требовало больше </w:t>
        </w:r>
        <w:proofErr w:type="spellStart"/>
        <w:r w:rsidRPr="007700A8">
          <w:t>boilerplate</w:t>
        </w:r>
        <w:proofErr w:type="spellEnd"/>
        <w:r w:rsidRPr="007700A8">
          <w:t>-кода</w:t>
        </w:r>
      </w:ins>
    </w:p>
    <w:p w14:paraId="0C1BE7D2" w14:textId="77777777" w:rsidR="007700A8" w:rsidRDefault="007700A8" w:rsidP="008538AD">
      <w:pPr>
        <w:pStyle w:val="a3"/>
        <w:rPr>
          <w:ins w:id="73" w:author="Windows" w:date="2026-10-09T08:31:00Z"/>
        </w:rPr>
      </w:pPr>
      <w:proofErr w:type="spellStart"/>
      <w:ins w:id="74" w:author="Windows" w:date="2026-10-09T08:30:00Z">
        <w:r w:rsidRPr="007700A8">
          <w:t>Minimal</w:t>
        </w:r>
        <w:proofErr w:type="spellEnd"/>
        <w:r w:rsidRPr="007700A8">
          <w:t xml:space="preserve"> </w:t>
        </w:r>
        <w:proofErr w:type="spellStart"/>
        <w:r w:rsidRPr="007700A8">
          <w:t>Hosting</w:t>
        </w:r>
        <w:proofErr w:type="spellEnd"/>
        <w:r w:rsidRPr="007700A8">
          <w:t xml:space="preserve"> объединяет всё в </w:t>
        </w:r>
        <w:proofErr w:type="spellStart"/>
        <w:r w:rsidRPr="007700A8">
          <w:t>Program.cs</w:t>
        </w:r>
        <w:proofErr w:type="spellEnd"/>
        <w:r w:rsidRPr="007700A8">
          <w:t xml:space="preserve">: </w:t>
        </w:r>
        <w:proofErr w:type="spellStart"/>
        <w:r w:rsidRPr="007700A8">
          <w:t>WebApplication.CreateBuilder</w:t>
        </w:r>
        <w:proofErr w:type="spellEnd"/>
        <w:r w:rsidRPr="007700A8">
          <w:t xml:space="preserve">() сразу возвращает </w:t>
        </w:r>
        <w:proofErr w:type="spellStart"/>
        <w:r w:rsidRPr="007700A8">
          <w:t>builder</w:t>
        </w:r>
        <w:proofErr w:type="spellEnd"/>
        <w:r w:rsidRPr="007700A8">
          <w:t xml:space="preserve"> конфигурация и </w:t>
        </w:r>
        <w:proofErr w:type="spellStart"/>
        <w:r w:rsidRPr="007700A8">
          <w:t>pipeline</w:t>
        </w:r>
        <w:proofErr w:type="spellEnd"/>
        <w:r w:rsidRPr="007700A8">
          <w:t xml:space="preserve"> пишутся в одном месте </w:t>
        </w:r>
        <w:proofErr w:type="spellStart"/>
        <w:r w:rsidRPr="007700A8">
          <w:t>top-level</w:t>
        </w:r>
        <w:proofErr w:type="spellEnd"/>
        <w:r w:rsidRPr="007700A8">
          <w:t xml:space="preserve"> </w:t>
        </w:r>
        <w:proofErr w:type="spellStart"/>
        <w:r w:rsidRPr="007700A8">
          <w:t>statements</w:t>
        </w:r>
        <w:proofErr w:type="spellEnd"/>
        <w:r w:rsidRPr="007700A8">
          <w:t xml:space="preserve">. Это короче и удобнее для </w:t>
        </w:r>
        <w:proofErr w:type="spellStart"/>
        <w:r w:rsidRPr="007700A8">
          <w:t>микросервисов</w:t>
        </w:r>
        <w:proofErr w:type="spellEnd"/>
        <w:r w:rsidRPr="007700A8">
          <w:t xml:space="preserve"> и небольших </w:t>
        </w:r>
        <w:proofErr w:type="gramStart"/>
        <w:r w:rsidRPr="007700A8">
          <w:t>API</w:t>
        </w:r>
        <w:proofErr w:type="gramEnd"/>
        <w:r w:rsidRPr="007700A8">
          <w:t xml:space="preserve"> но в крупных проектах иногда возвращаются к разделению через </w:t>
        </w:r>
        <w:proofErr w:type="spellStart"/>
        <w:r w:rsidRPr="007700A8">
          <w:t>extension</w:t>
        </w:r>
        <w:proofErr w:type="spellEnd"/>
        <w:r w:rsidRPr="007700A8">
          <w:t>-методы</w:t>
        </w:r>
      </w:ins>
    </w:p>
    <w:p w14:paraId="2CCCA7CE" w14:textId="77777777" w:rsidR="007700A8" w:rsidRPr="007700A8" w:rsidRDefault="007700A8" w:rsidP="007700A8">
      <w:pPr>
        <w:pStyle w:val="a3"/>
        <w:rPr>
          <w:ins w:id="75" w:author="Windows" w:date="2026-10-09T08:31:00Z"/>
          <w:lang w:val="en-US"/>
          <w:rPrChange w:id="76" w:author="Windows" w:date="2026-10-09T08:31:00Z">
            <w:rPr>
              <w:ins w:id="77" w:author="Windows" w:date="2026-10-09T08:31:00Z"/>
            </w:rPr>
          </w:rPrChange>
        </w:rPr>
      </w:pPr>
      <w:ins w:id="78" w:author="Windows" w:date="2026-10-09T08:31:00Z">
        <w:r w:rsidRPr="007700A8">
          <w:rPr>
            <w:lang w:val="en-US"/>
            <w:rPrChange w:id="79" w:author="Windows" w:date="2026-10-09T08:31:00Z">
              <w:rPr/>
            </w:rPrChange>
          </w:rPr>
          <w:t xml:space="preserve">var builder = </w:t>
        </w:r>
        <w:proofErr w:type="spellStart"/>
        <w:r w:rsidRPr="007700A8">
          <w:rPr>
            <w:lang w:val="en-US"/>
            <w:rPrChange w:id="80" w:author="Windows" w:date="2026-10-09T08:31:00Z">
              <w:rPr/>
            </w:rPrChange>
          </w:rPr>
          <w:t>WebApplication.CreateBuilder</w:t>
        </w:r>
        <w:proofErr w:type="spellEnd"/>
        <w:r w:rsidRPr="007700A8">
          <w:rPr>
            <w:lang w:val="en-US"/>
            <w:rPrChange w:id="81" w:author="Windows" w:date="2026-10-09T08:31:00Z">
              <w:rPr/>
            </w:rPrChange>
          </w:rPr>
          <w:t>(</w:t>
        </w:r>
        <w:proofErr w:type="spellStart"/>
        <w:r w:rsidRPr="007700A8">
          <w:rPr>
            <w:lang w:val="en-US"/>
            <w:rPrChange w:id="82" w:author="Windows" w:date="2026-10-09T08:31:00Z">
              <w:rPr/>
            </w:rPrChange>
          </w:rPr>
          <w:t>args</w:t>
        </w:r>
        <w:proofErr w:type="spellEnd"/>
        <w:r w:rsidRPr="007700A8">
          <w:rPr>
            <w:lang w:val="en-US"/>
            <w:rPrChange w:id="83" w:author="Windows" w:date="2026-10-09T08:31:00Z">
              <w:rPr/>
            </w:rPrChange>
          </w:rPr>
          <w:t>);</w:t>
        </w:r>
      </w:ins>
    </w:p>
    <w:p w14:paraId="53869EB3" w14:textId="6CF67482" w:rsidR="007700A8" w:rsidRPr="007700A8" w:rsidRDefault="007700A8" w:rsidP="007700A8">
      <w:pPr>
        <w:pStyle w:val="a3"/>
        <w:rPr>
          <w:ins w:id="84" w:author="Windows" w:date="2026-10-09T08:31:00Z"/>
          <w:lang w:val="en-US"/>
          <w:rPrChange w:id="85" w:author="Windows" w:date="2026-10-09T08:31:00Z">
            <w:rPr>
              <w:ins w:id="86" w:author="Windows" w:date="2026-10-09T08:31:00Z"/>
            </w:rPr>
          </w:rPrChange>
        </w:rPr>
      </w:pPr>
      <w:ins w:id="87" w:author="Windows" w:date="2026-10-09T08:31:00Z">
        <w:r w:rsidRPr="007700A8">
          <w:rPr>
            <w:lang w:val="en-US"/>
            <w:rPrChange w:id="88" w:author="Windows" w:date="2026-10-09T08:31:00Z">
              <w:rPr/>
            </w:rPrChange>
          </w:rPr>
          <w:t xml:space="preserve">var app = </w:t>
        </w:r>
        <w:proofErr w:type="spellStart"/>
        <w:proofErr w:type="gramStart"/>
        <w:r w:rsidRPr="007700A8">
          <w:rPr>
            <w:lang w:val="en-US"/>
            <w:rPrChange w:id="89" w:author="Windows" w:date="2026-10-09T08:31:00Z">
              <w:rPr/>
            </w:rPrChange>
          </w:rPr>
          <w:t>builder.Build</w:t>
        </w:r>
        <w:proofErr w:type="spellEnd"/>
        <w:proofErr w:type="gramEnd"/>
        <w:r w:rsidRPr="007700A8">
          <w:rPr>
            <w:lang w:val="en-US"/>
            <w:rPrChange w:id="90" w:author="Windows" w:date="2026-10-09T08:31:00Z">
              <w:rPr/>
            </w:rPrChange>
          </w:rPr>
          <w:t>();</w:t>
        </w:r>
      </w:ins>
    </w:p>
    <w:p w14:paraId="39011795" w14:textId="7F33454C" w:rsidR="007700A8" w:rsidRPr="007700A8" w:rsidRDefault="007700A8" w:rsidP="007700A8">
      <w:pPr>
        <w:pStyle w:val="a3"/>
        <w:rPr>
          <w:ins w:id="91" w:author="Windows" w:date="2026-10-09T08:31:00Z"/>
          <w:lang w:val="en-US"/>
          <w:rPrChange w:id="92" w:author="Windows" w:date="2026-10-09T08:31:00Z">
            <w:rPr>
              <w:ins w:id="93" w:author="Windows" w:date="2026-10-09T08:31:00Z"/>
            </w:rPr>
          </w:rPrChange>
        </w:rPr>
      </w:pPr>
      <w:proofErr w:type="spellStart"/>
      <w:proofErr w:type="gramStart"/>
      <w:ins w:id="94" w:author="Windows" w:date="2026-10-09T08:31:00Z">
        <w:r w:rsidRPr="007700A8">
          <w:rPr>
            <w:lang w:val="en-US"/>
            <w:rPrChange w:id="95" w:author="Windows" w:date="2026-10-09T08:31:00Z">
              <w:rPr/>
            </w:rPrChange>
          </w:rPr>
          <w:lastRenderedPageBreak/>
          <w:t>app.MapGet</w:t>
        </w:r>
        <w:proofErr w:type="spellEnd"/>
        <w:proofErr w:type="gramEnd"/>
        <w:r w:rsidRPr="007700A8">
          <w:rPr>
            <w:lang w:val="en-US"/>
            <w:rPrChange w:id="96" w:author="Windows" w:date="2026-10-09T08:31:00Z">
              <w:rPr/>
            </w:rPrChange>
          </w:rPr>
          <w:t>("/hello", () =&gt; "Hello, World!");</w:t>
        </w:r>
      </w:ins>
    </w:p>
    <w:p w14:paraId="46DD7310" w14:textId="77777777" w:rsidR="007700A8" w:rsidRDefault="007700A8" w:rsidP="007700A8">
      <w:pPr>
        <w:pStyle w:val="a3"/>
        <w:rPr>
          <w:ins w:id="97" w:author="Windows" w:date="2026-10-09T08:31:00Z"/>
          <w:lang w:val="en-US"/>
        </w:rPr>
      </w:pPr>
      <w:proofErr w:type="spellStart"/>
      <w:proofErr w:type="gramStart"/>
      <w:ins w:id="98" w:author="Windows" w:date="2026-10-09T08:31:00Z">
        <w:r w:rsidRPr="007700A8">
          <w:rPr>
            <w:lang w:val="en-US"/>
            <w:rPrChange w:id="99" w:author="Windows" w:date="2026-10-09T08:31:00Z">
              <w:rPr/>
            </w:rPrChange>
          </w:rPr>
          <w:t>app.Run</w:t>
        </w:r>
        <w:proofErr w:type="spellEnd"/>
        <w:proofErr w:type="gramEnd"/>
        <w:r w:rsidRPr="007700A8">
          <w:rPr>
            <w:lang w:val="en-US"/>
            <w:rPrChange w:id="100" w:author="Windows" w:date="2026-10-09T08:31:00Z">
              <w:rPr/>
            </w:rPrChange>
          </w:rPr>
          <w:t>();</w:t>
        </w:r>
      </w:ins>
    </w:p>
    <w:p w14:paraId="247387F3" w14:textId="77777777" w:rsidR="007700A8" w:rsidRDefault="008538AD" w:rsidP="007700A8">
      <w:pPr>
        <w:pStyle w:val="a3"/>
        <w:rPr>
          <w:ins w:id="101" w:author="Windows" w:date="2026-10-09T08:31:00Z"/>
        </w:rPr>
      </w:pPr>
      <w:r w:rsidRPr="007700A8">
        <w:rPr>
          <w:lang w:val="en-US"/>
          <w:rPrChange w:id="102" w:author="Windows" w:date="2026-10-09T08:31:00Z">
            <w:rPr/>
          </w:rPrChange>
        </w:rPr>
        <w:br/>
      </w:r>
      <w:r w:rsidRPr="007700A8">
        <w:rPr>
          <w:lang w:val="en-US"/>
          <w:rPrChange w:id="103" w:author="Windows" w:date="2026-10-09T08:31:00Z">
            <w:rPr/>
          </w:rPrChange>
        </w:rPr>
        <w:br/>
        <w:t xml:space="preserve">A4 </w:t>
      </w:r>
      <w:r>
        <w:t>Перечислите</w:t>
      </w:r>
      <w:r w:rsidRPr="007700A8">
        <w:rPr>
          <w:lang w:val="en-US"/>
          <w:rPrChange w:id="104" w:author="Windows" w:date="2026-10-09T08:31:00Z">
            <w:rPr/>
          </w:rPrChange>
        </w:rPr>
        <w:t xml:space="preserve"> </w:t>
      </w:r>
      <w:r>
        <w:t>основные</w:t>
      </w:r>
      <w:r w:rsidRPr="007700A8">
        <w:rPr>
          <w:lang w:val="en-US"/>
          <w:rPrChange w:id="105" w:author="Windows" w:date="2026-10-09T08:31:00Z">
            <w:rPr/>
          </w:rPrChange>
        </w:rPr>
        <w:t xml:space="preserve"> </w:t>
      </w:r>
      <w:r>
        <w:t>этапы</w:t>
      </w:r>
      <w:r w:rsidRPr="007700A8">
        <w:rPr>
          <w:lang w:val="en-US"/>
          <w:rPrChange w:id="106" w:author="Windows" w:date="2026-10-09T08:31:00Z">
            <w:rPr/>
          </w:rPrChange>
        </w:rPr>
        <w:t xml:space="preserve"> </w:t>
      </w:r>
      <w:r>
        <w:t>жизненного</w:t>
      </w:r>
      <w:r w:rsidRPr="007700A8">
        <w:rPr>
          <w:lang w:val="en-US"/>
          <w:rPrChange w:id="107" w:author="Windows" w:date="2026-10-09T08:31:00Z">
            <w:rPr/>
          </w:rPrChange>
        </w:rPr>
        <w:t xml:space="preserve"> </w:t>
      </w:r>
      <w:r>
        <w:t>цикла</w:t>
      </w:r>
      <w:r w:rsidRPr="007700A8">
        <w:rPr>
          <w:lang w:val="en-US"/>
          <w:rPrChange w:id="108" w:author="Windows" w:date="2026-10-09T08:31:00Z">
            <w:rPr/>
          </w:rPrChange>
        </w:rPr>
        <w:t xml:space="preserve"> HTTP-</w:t>
      </w:r>
      <w:r>
        <w:t>запроса</w:t>
      </w:r>
      <w:r w:rsidRPr="007700A8">
        <w:rPr>
          <w:lang w:val="en-US"/>
          <w:rPrChange w:id="109" w:author="Windows" w:date="2026-10-09T08:31:00Z">
            <w:rPr/>
          </w:rPrChange>
        </w:rPr>
        <w:t xml:space="preserve"> </w:t>
      </w:r>
      <w:r>
        <w:t>в</w:t>
      </w:r>
      <w:r w:rsidRPr="007700A8">
        <w:rPr>
          <w:lang w:val="en-US"/>
          <w:rPrChange w:id="110" w:author="Windows" w:date="2026-10-09T08:31:00Z">
            <w:rPr/>
          </w:rPrChange>
        </w:rPr>
        <w:t xml:space="preserve"> </w:t>
      </w:r>
      <w:r w:rsidR="00011E40">
        <w:fldChar w:fldCharType="begin"/>
      </w:r>
      <w:r w:rsidR="00011E40" w:rsidRPr="007700A8">
        <w:rPr>
          <w:lang w:val="en-US"/>
          <w:rPrChange w:id="111" w:author="Windows" w:date="2026-10-09T08:31:00Z">
            <w:rPr/>
          </w:rPrChange>
        </w:rPr>
        <w:instrText xml:space="preserve"> HYPERLINK "https://asp.net/" \t "_blank" </w:instrText>
      </w:r>
      <w:r w:rsidR="00011E40">
        <w:fldChar w:fldCharType="separate"/>
      </w:r>
      <w:r w:rsidRPr="007700A8">
        <w:rPr>
          <w:rStyle w:val="a4"/>
          <w:lang w:val="en-US"/>
          <w:rPrChange w:id="112" w:author="Windows" w:date="2026-10-09T08:31:00Z">
            <w:rPr>
              <w:rStyle w:val="a4"/>
            </w:rPr>
          </w:rPrChange>
        </w:rPr>
        <w:t>ASP.NET</w:t>
      </w:r>
      <w:r w:rsidR="00011E40">
        <w:rPr>
          <w:rStyle w:val="a4"/>
        </w:rPr>
        <w:fldChar w:fldCharType="end"/>
      </w:r>
      <w:r w:rsidRPr="007700A8">
        <w:rPr>
          <w:lang w:val="en-US"/>
          <w:rPrChange w:id="113" w:author="Windows" w:date="2026-10-09T08:31:00Z">
            <w:rPr/>
          </w:rPrChange>
        </w:rPr>
        <w:t xml:space="preserve"> Core (Middleware pipeline → Routing → Endpoint → Filters → Action → Result). </w:t>
      </w:r>
      <w:r>
        <w:t xml:space="preserve">Где в этой цепочке выполняется Model </w:t>
      </w:r>
      <w:proofErr w:type="spellStart"/>
      <w:r>
        <w:t>Binding</w:t>
      </w:r>
      <w:proofErr w:type="spellEnd"/>
      <w:r>
        <w:t>?</w:t>
      </w:r>
    </w:p>
    <w:p w14:paraId="64A73B94" w14:textId="737A07DF" w:rsidR="007700A8" w:rsidRDefault="007700A8" w:rsidP="007700A8">
      <w:pPr>
        <w:pStyle w:val="a3"/>
        <w:rPr>
          <w:ins w:id="114" w:author="Windows" w:date="2026-10-09T08:32:00Z"/>
        </w:rPr>
      </w:pPr>
      <w:ins w:id="115" w:author="Windows" w:date="2026-10-09T08:32:00Z">
        <w:r>
          <w:t>Основные этапы:</w:t>
        </w:r>
        <w:r>
          <w:br/>
          <w:t xml:space="preserve">1. </w:t>
        </w:r>
        <w:proofErr w:type="spellStart"/>
        <w:r>
          <w:t>Kestrel</w:t>
        </w:r>
        <w:proofErr w:type="spellEnd"/>
        <w:r>
          <w:t xml:space="preserve"> принимает TCP-соединение и формирует </w:t>
        </w:r>
        <w:proofErr w:type="spellStart"/>
        <w:r>
          <w:t>HttpContext</w:t>
        </w:r>
        <w:proofErr w:type="spellEnd"/>
        <w:r>
          <w:t>.</w:t>
        </w:r>
      </w:ins>
    </w:p>
    <w:p w14:paraId="2E30F98F" w14:textId="20DEF14A" w:rsidR="007700A8" w:rsidRDefault="007700A8" w:rsidP="007700A8">
      <w:pPr>
        <w:pStyle w:val="a3"/>
        <w:rPr>
          <w:ins w:id="116" w:author="Windows" w:date="2026-10-09T08:32:00Z"/>
        </w:rPr>
      </w:pPr>
      <w:ins w:id="117" w:author="Windows" w:date="2026-10-09T08:32:00Z">
        <w:r>
          <w:t xml:space="preserve">2. </w:t>
        </w:r>
        <w:proofErr w:type="spellStart"/>
        <w:r>
          <w:t>Middleware</w:t>
        </w:r>
        <w:proofErr w:type="spellEnd"/>
        <w:r>
          <w:t xml:space="preserve"> </w:t>
        </w:r>
        <w:proofErr w:type="spellStart"/>
        <w:r>
          <w:t>pipeline</w:t>
        </w:r>
        <w:proofErr w:type="spellEnd"/>
        <w:r>
          <w:t xml:space="preserve"> </w:t>
        </w:r>
      </w:ins>
      <w:ins w:id="118" w:author="Windows" w:date="2026-10-09T08:33:00Z">
        <w:r w:rsidR="00B06798">
          <w:t>-</w:t>
        </w:r>
      </w:ins>
      <w:ins w:id="119" w:author="Windows" w:date="2026-10-09T08:32:00Z">
        <w:r>
          <w:t xml:space="preserve"> запрос проходит цепочку </w:t>
        </w:r>
        <w:proofErr w:type="spellStart"/>
        <w:r>
          <w:t>middleware</w:t>
        </w:r>
        <w:proofErr w:type="spellEnd"/>
        <w:r>
          <w:t xml:space="preserve"> в порядке регистрации </w:t>
        </w:r>
      </w:ins>
    </w:p>
    <w:p w14:paraId="3CB14E40" w14:textId="6830FF18" w:rsidR="007700A8" w:rsidRDefault="007700A8" w:rsidP="007700A8">
      <w:pPr>
        <w:pStyle w:val="a3"/>
        <w:rPr>
          <w:ins w:id="120" w:author="Windows" w:date="2026-10-09T08:32:00Z"/>
        </w:rPr>
      </w:pPr>
      <w:ins w:id="121" w:author="Windows" w:date="2026-10-09T08:32:00Z">
        <w:r>
          <w:t xml:space="preserve">3. </w:t>
        </w:r>
        <w:proofErr w:type="spellStart"/>
        <w:r>
          <w:t>Routing</w:t>
        </w:r>
        <w:proofErr w:type="spellEnd"/>
        <w:r>
          <w:t xml:space="preserve"> </w:t>
        </w:r>
      </w:ins>
      <w:ins w:id="122" w:author="Windows" w:date="2026-10-09T08:33:00Z">
        <w:r w:rsidR="00B06798">
          <w:t>-</w:t>
        </w:r>
      </w:ins>
      <w:ins w:id="123" w:author="Windows" w:date="2026-10-09T08:32:00Z">
        <w:r>
          <w:t xml:space="preserve"> </w:t>
        </w:r>
        <w:proofErr w:type="spellStart"/>
        <w:proofErr w:type="gramStart"/>
        <w:r>
          <w:t>UseRouting</w:t>
        </w:r>
        <w:proofErr w:type="spellEnd"/>
        <w:r>
          <w:t>(</w:t>
        </w:r>
        <w:proofErr w:type="gramEnd"/>
        <w:r>
          <w:t xml:space="preserve">) сопоставляет URL с </w:t>
        </w:r>
        <w:proofErr w:type="spellStart"/>
        <w:r>
          <w:t>endpoint'ом</w:t>
        </w:r>
        <w:proofErr w:type="spellEnd"/>
        <w:r>
          <w:t xml:space="preserve"> по шаблону маршрута.</w:t>
        </w:r>
      </w:ins>
    </w:p>
    <w:p w14:paraId="060617D3" w14:textId="3490099B" w:rsidR="007700A8" w:rsidRPr="007700A8" w:rsidRDefault="007700A8" w:rsidP="007700A8">
      <w:pPr>
        <w:pStyle w:val="a3"/>
        <w:rPr>
          <w:ins w:id="124" w:author="Windows" w:date="2026-10-09T08:32:00Z"/>
          <w:lang w:val="en-US"/>
          <w:rPrChange w:id="125" w:author="Windows" w:date="2026-10-09T08:32:00Z">
            <w:rPr>
              <w:ins w:id="126" w:author="Windows" w:date="2026-10-09T08:32:00Z"/>
            </w:rPr>
          </w:rPrChange>
        </w:rPr>
      </w:pPr>
      <w:ins w:id="127" w:author="Windows" w:date="2026-10-09T08:32:00Z">
        <w:r w:rsidRPr="007700A8">
          <w:rPr>
            <w:lang w:val="en-US"/>
            <w:rPrChange w:id="128" w:author="Windows" w:date="2026-10-09T08:32:00Z">
              <w:rPr/>
            </w:rPrChange>
          </w:rPr>
          <w:t xml:space="preserve">4. </w:t>
        </w:r>
        <w:r w:rsidRPr="007700A8">
          <w:rPr>
            <w:lang w:val="en-US"/>
            <w:rPrChange w:id="129" w:author="Windows" w:date="2026-10-09T08:32:00Z">
              <w:rPr/>
            </w:rPrChange>
          </w:rPr>
          <w:t xml:space="preserve">Endpoint middleware </w:t>
        </w:r>
      </w:ins>
      <w:ins w:id="130" w:author="Windows" w:date="2026-10-09T08:33:00Z">
        <w:r w:rsidR="00B06798" w:rsidRPr="00B06798">
          <w:rPr>
            <w:lang w:val="en-US"/>
            <w:rPrChange w:id="131" w:author="Windows" w:date="2026-10-09T08:33:00Z">
              <w:rPr/>
            </w:rPrChange>
          </w:rPr>
          <w:t>-</w:t>
        </w:r>
      </w:ins>
      <w:ins w:id="132" w:author="Windows" w:date="2026-10-09T08:32:00Z">
        <w:r w:rsidRPr="007700A8">
          <w:rPr>
            <w:lang w:val="en-US"/>
            <w:rPrChange w:id="133" w:author="Windows" w:date="2026-10-09T08:32:00Z">
              <w:rPr/>
            </w:rPrChange>
          </w:rPr>
          <w:t xml:space="preserve"> </w:t>
        </w:r>
        <w:proofErr w:type="spellStart"/>
        <w:proofErr w:type="gramStart"/>
        <w:r w:rsidRPr="007700A8">
          <w:rPr>
            <w:lang w:val="en-US"/>
            <w:rPrChange w:id="134" w:author="Windows" w:date="2026-10-09T08:32:00Z">
              <w:rPr/>
            </w:rPrChange>
          </w:rPr>
          <w:t>UseEndpoints</w:t>
        </w:r>
        <w:proofErr w:type="spellEnd"/>
        <w:r w:rsidRPr="007700A8">
          <w:rPr>
            <w:lang w:val="en-US"/>
            <w:rPrChange w:id="135" w:author="Windows" w:date="2026-10-09T08:32:00Z">
              <w:rPr/>
            </w:rPrChange>
          </w:rPr>
          <w:t>(</w:t>
        </w:r>
        <w:proofErr w:type="gramEnd"/>
        <w:r w:rsidRPr="007700A8">
          <w:rPr>
            <w:lang w:val="en-US"/>
            <w:rPrChange w:id="136" w:author="Windows" w:date="2026-10-09T08:32:00Z">
              <w:rPr/>
            </w:rPrChange>
          </w:rPr>
          <w:t xml:space="preserve">) </w:t>
        </w:r>
        <w:r>
          <w:t>вызывает</w:t>
        </w:r>
        <w:r w:rsidRPr="007700A8">
          <w:rPr>
            <w:lang w:val="en-US"/>
            <w:rPrChange w:id="137" w:author="Windows" w:date="2026-10-09T08:32:00Z">
              <w:rPr/>
            </w:rPrChange>
          </w:rPr>
          <w:t xml:space="preserve"> </w:t>
        </w:r>
        <w:r>
          <w:t>выбранный</w:t>
        </w:r>
        <w:r w:rsidRPr="007700A8">
          <w:rPr>
            <w:lang w:val="en-US"/>
            <w:rPrChange w:id="138" w:author="Windows" w:date="2026-10-09T08:32:00Z">
              <w:rPr/>
            </w:rPrChange>
          </w:rPr>
          <w:t xml:space="preserve"> endpoint.</w:t>
        </w:r>
      </w:ins>
    </w:p>
    <w:p w14:paraId="72CF8900" w14:textId="25159627" w:rsidR="007700A8" w:rsidRPr="007700A8" w:rsidRDefault="007700A8" w:rsidP="007700A8">
      <w:pPr>
        <w:pStyle w:val="a3"/>
        <w:rPr>
          <w:ins w:id="139" w:author="Windows" w:date="2026-10-09T08:32:00Z"/>
          <w:lang w:val="en-US"/>
          <w:rPrChange w:id="140" w:author="Windows" w:date="2026-10-09T08:32:00Z">
            <w:rPr>
              <w:ins w:id="141" w:author="Windows" w:date="2026-10-09T08:32:00Z"/>
            </w:rPr>
          </w:rPrChange>
        </w:rPr>
      </w:pPr>
      <w:ins w:id="142" w:author="Windows" w:date="2026-10-09T08:33:00Z">
        <w:r w:rsidRPr="007700A8">
          <w:rPr>
            <w:lang w:val="en-US"/>
            <w:rPrChange w:id="143" w:author="Windows" w:date="2026-10-09T08:33:00Z">
              <w:rPr/>
            </w:rPrChange>
          </w:rPr>
          <w:t xml:space="preserve">5. </w:t>
        </w:r>
      </w:ins>
      <w:ins w:id="144" w:author="Windows" w:date="2026-10-09T08:32:00Z">
        <w:r w:rsidRPr="007700A8">
          <w:rPr>
            <w:lang w:val="en-US"/>
            <w:rPrChange w:id="145" w:author="Windows" w:date="2026-10-09T08:32:00Z">
              <w:rPr/>
            </w:rPrChange>
          </w:rPr>
          <w:t xml:space="preserve">Filters </w:t>
        </w:r>
      </w:ins>
      <w:ins w:id="146" w:author="Windows" w:date="2026-10-09T08:33:00Z">
        <w:r w:rsidR="00B06798" w:rsidRPr="00B06798">
          <w:rPr>
            <w:lang w:val="en-US"/>
            <w:rPrChange w:id="147" w:author="Windows" w:date="2026-10-09T08:33:00Z">
              <w:rPr/>
            </w:rPrChange>
          </w:rPr>
          <w:t>-</w:t>
        </w:r>
      </w:ins>
      <w:ins w:id="148" w:author="Windows" w:date="2026-10-09T08:32:00Z">
        <w:r w:rsidRPr="007700A8">
          <w:rPr>
            <w:lang w:val="en-US"/>
            <w:rPrChange w:id="149" w:author="Windows" w:date="2026-10-09T08:32:00Z">
              <w:rPr/>
            </w:rPrChange>
          </w:rPr>
          <w:t xml:space="preserve"> </w:t>
        </w:r>
        <w:r>
          <w:t>выполняются</w:t>
        </w:r>
        <w:r w:rsidRPr="007700A8">
          <w:rPr>
            <w:lang w:val="en-US"/>
            <w:rPrChange w:id="150" w:author="Windows" w:date="2026-10-09T08:32:00Z">
              <w:rPr/>
            </w:rPrChange>
          </w:rPr>
          <w:t xml:space="preserve"> </w:t>
        </w:r>
        <w:r>
          <w:t>фильтры</w:t>
        </w:r>
        <w:r w:rsidRPr="007700A8">
          <w:rPr>
            <w:lang w:val="en-US"/>
            <w:rPrChange w:id="151" w:author="Windows" w:date="2026-10-09T08:32:00Z">
              <w:rPr/>
            </w:rPrChange>
          </w:rPr>
          <w:t xml:space="preserve"> (authorization, resource, action, exception, result) — </w:t>
        </w:r>
        <w:r>
          <w:t>только</w:t>
        </w:r>
        <w:r w:rsidRPr="007700A8">
          <w:rPr>
            <w:lang w:val="en-US"/>
            <w:rPrChange w:id="152" w:author="Windows" w:date="2026-10-09T08:32:00Z">
              <w:rPr/>
            </w:rPrChange>
          </w:rPr>
          <w:t xml:space="preserve"> </w:t>
        </w:r>
        <w:r>
          <w:t>для</w:t>
        </w:r>
        <w:r w:rsidRPr="007700A8">
          <w:rPr>
            <w:lang w:val="en-US"/>
            <w:rPrChange w:id="153" w:author="Windows" w:date="2026-10-09T08:32:00Z">
              <w:rPr/>
            </w:rPrChange>
          </w:rPr>
          <w:t xml:space="preserve"> MVC-</w:t>
        </w:r>
        <w:r>
          <w:t>контроллеров</w:t>
        </w:r>
        <w:r w:rsidRPr="007700A8">
          <w:rPr>
            <w:lang w:val="en-US"/>
            <w:rPrChange w:id="154" w:author="Windows" w:date="2026-10-09T08:32:00Z">
              <w:rPr/>
            </w:rPrChange>
          </w:rPr>
          <w:t>.</w:t>
        </w:r>
      </w:ins>
    </w:p>
    <w:p w14:paraId="6EF10423" w14:textId="29854CFE" w:rsidR="007700A8" w:rsidRPr="007700A8" w:rsidRDefault="007700A8" w:rsidP="007700A8">
      <w:pPr>
        <w:pStyle w:val="a3"/>
        <w:rPr>
          <w:ins w:id="155" w:author="Windows" w:date="2026-10-09T08:32:00Z"/>
          <w:lang w:val="en-US"/>
          <w:rPrChange w:id="156" w:author="Windows" w:date="2026-10-09T08:32:00Z">
            <w:rPr>
              <w:ins w:id="157" w:author="Windows" w:date="2026-10-09T08:32:00Z"/>
            </w:rPr>
          </w:rPrChange>
        </w:rPr>
      </w:pPr>
      <w:ins w:id="158" w:author="Windows" w:date="2026-10-09T08:33:00Z">
        <w:r w:rsidRPr="007700A8">
          <w:rPr>
            <w:lang w:val="en-US"/>
            <w:rPrChange w:id="159" w:author="Windows" w:date="2026-10-09T08:33:00Z">
              <w:rPr/>
            </w:rPrChange>
          </w:rPr>
          <w:t xml:space="preserve">6. </w:t>
        </w:r>
      </w:ins>
      <w:ins w:id="160" w:author="Windows" w:date="2026-10-09T08:32:00Z">
        <w:r w:rsidRPr="007700A8">
          <w:rPr>
            <w:lang w:val="en-US"/>
            <w:rPrChange w:id="161" w:author="Windows" w:date="2026-10-09T08:32:00Z">
              <w:rPr/>
            </w:rPrChange>
          </w:rPr>
          <w:t xml:space="preserve">Model Binding </w:t>
        </w:r>
      </w:ins>
      <w:ins w:id="162" w:author="Windows" w:date="2026-10-09T08:34:00Z">
        <w:r w:rsidR="00B06798" w:rsidRPr="00B06798">
          <w:rPr>
            <w:lang w:val="en-US"/>
            <w:rPrChange w:id="163" w:author="Windows" w:date="2026-10-09T08:34:00Z">
              <w:rPr/>
            </w:rPrChange>
          </w:rPr>
          <w:t>-</w:t>
        </w:r>
      </w:ins>
      <w:ins w:id="164" w:author="Windows" w:date="2026-10-09T08:32:00Z">
        <w:r w:rsidRPr="007700A8">
          <w:rPr>
            <w:lang w:val="en-US"/>
            <w:rPrChange w:id="165" w:author="Windows" w:date="2026-10-09T08:32:00Z">
              <w:rPr/>
            </w:rPrChange>
          </w:rPr>
          <w:t xml:space="preserve"> </w:t>
        </w:r>
        <w:r>
          <w:t>привязка</w:t>
        </w:r>
        <w:r w:rsidRPr="007700A8">
          <w:rPr>
            <w:lang w:val="en-US"/>
            <w:rPrChange w:id="166" w:author="Windows" w:date="2026-10-09T08:32:00Z">
              <w:rPr/>
            </w:rPrChange>
          </w:rPr>
          <w:t xml:space="preserve"> </w:t>
        </w:r>
        <w:r>
          <w:t>данных</w:t>
        </w:r>
        <w:r w:rsidRPr="007700A8">
          <w:rPr>
            <w:lang w:val="en-US"/>
            <w:rPrChange w:id="167" w:author="Windows" w:date="2026-10-09T08:32:00Z">
              <w:rPr/>
            </w:rPrChange>
          </w:rPr>
          <w:t xml:space="preserve"> </w:t>
        </w:r>
        <w:r>
          <w:t>из</w:t>
        </w:r>
        <w:r w:rsidRPr="007700A8">
          <w:rPr>
            <w:lang w:val="en-US"/>
            <w:rPrChange w:id="168" w:author="Windows" w:date="2026-10-09T08:32:00Z">
              <w:rPr/>
            </w:rPrChange>
          </w:rPr>
          <w:t xml:space="preserve"> route/query/body/headers </w:t>
        </w:r>
        <w:r>
          <w:t>к</w:t>
        </w:r>
        <w:r w:rsidRPr="007700A8">
          <w:rPr>
            <w:lang w:val="en-US"/>
            <w:rPrChange w:id="169" w:author="Windows" w:date="2026-10-09T08:32:00Z">
              <w:rPr/>
            </w:rPrChange>
          </w:rPr>
          <w:t xml:space="preserve"> </w:t>
        </w:r>
        <w:r>
          <w:t>параметрам</w:t>
        </w:r>
        <w:r w:rsidRPr="007700A8">
          <w:rPr>
            <w:lang w:val="en-US"/>
            <w:rPrChange w:id="170" w:author="Windows" w:date="2026-10-09T08:32:00Z">
              <w:rPr/>
            </w:rPrChange>
          </w:rPr>
          <w:t xml:space="preserve"> action.</w:t>
        </w:r>
      </w:ins>
    </w:p>
    <w:p w14:paraId="2C689C3A" w14:textId="41F41980" w:rsidR="007700A8" w:rsidRDefault="007700A8" w:rsidP="007700A8">
      <w:pPr>
        <w:pStyle w:val="a3"/>
        <w:rPr>
          <w:ins w:id="171" w:author="Windows" w:date="2026-10-09T08:32:00Z"/>
        </w:rPr>
      </w:pPr>
      <w:ins w:id="172" w:author="Windows" w:date="2026-10-09T08:33:00Z">
        <w:r>
          <w:t xml:space="preserve">7. </w:t>
        </w:r>
      </w:ins>
      <w:ins w:id="173" w:author="Windows" w:date="2026-10-09T08:32:00Z">
        <w:r>
          <w:t xml:space="preserve">Action </w:t>
        </w:r>
      </w:ins>
      <w:ins w:id="174" w:author="Windows" w:date="2026-10-09T08:34:00Z">
        <w:r w:rsidR="00B06798">
          <w:t>-</w:t>
        </w:r>
      </w:ins>
      <w:ins w:id="175" w:author="Windows" w:date="2026-10-09T08:32:00Z">
        <w:r>
          <w:t xml:space="preserve"> вызов метода контроллера / делегата </w:t>
        </w:r>
        <w:proofErr w:type="spellStart"/>
        <w:r>
          <w:t>Minimal</w:t>
        </w:r>
        <w:proofErr w:type="spellEnd"/>
        <w:r>
          <w:t xml:space="preserve"> API.</w:t>
        </w:r>
      </w:ins>
    </w:p>
    <w:p w14:paraId="443E2826" w14:textId="5D656023" w:rsidR="007700A8" w:rsidRDefault="007700A8" w:rsidP="007700A8">
      <w:pPr>
        <w:pStyle w:val="a3"/>
        <w:rPr>
          <w:ins w:id="176" w:author="Windows" w:date="2026-10-09T08:32:00Z"/>
        </w:rPr>
      </w:pPr>
      <w:ins w:id="177" w:author="Windows" w:date="2026-10-09T08:33:00Z">
        <w:r>
          <w:t xml:space="preserve">8. </w:t>
        </w:r>
      </w:ins>
      <w:proofErr w:type="spellStart"/>
      <w:ins w:id="178" w:author="Windows" w:date="2026-10-09T08:32:00Z">
        <w:r>
          <w:t>Result</w:t>
        </w:r>
        <w:proofErr w:type="spellEnd"/>
        <w:r>
          <w:t xml:space="preserve"> </w:t>
        </w:r>
      </w:ins>
      <w:ins w:id="179" w:author="Windows" w:date="2026-10-09T08:34:00Z">
        <w:r w:rsidR="00B06798">
          <w:t>-</w:t>
        </w:r>
      </w:ins>
      <w:ins w:id="180" w:author="Windows" w:date="2026-10-09T08:32:00Z">
        <w:r>
          <w:t xml:space="preserve"> выполнение </w:t>
        </w:r>
        <w:proofErr w:type="spellStart"/>
        <w:r>
          <w:t>IActionResult</w:t>
        </w:r>
        <w:proofErr w:type="spellEnd"/>
        <w:r>
          <w:t xml:space="preserve"> / </w:t>
        </w:r>
        <w:proofErr w:type="spellStart"/>
        <w:r>
          <w:t>IResult</w:t>
        </w:r>
        <w:proofErr w:type="spellEnd"/>
        <w:r>
          <w:t xml:space="preserve">, </w:t>
        </w:r>
        <w:proofErr w:type="spellStart"/>
        <w:r>
          <w:t>сериализация</w:t>
        </w:r>
        <w:proofErr w:type="spellEnd"/>
        <w:r>
          <w:t xml:space="preserve"> ответа, запись в </w:t>
        </w:r>
        <w:proofErr w:type="spellStart"/>
        <w:r>
          <w:t>HttpResponse</w:t>
        </w:r>
        <w:proofErr w:type="spellEnd"/>
        <w:r>
          <w:t>.</w:t>
        </w:r>
      </w:ins>
    </w:p>
    <w:p w14:paraId="1F9713CC" w14:textId="77777777" w:rsidR="007700A8" w:rsidRDefault="007700A8" w:rsidP="007700A8">
      <w:pPr>
        <w:pStyle w:val="a3"/>
        <w:rPr>
          <w:ins w:id="181" w:author="Windows" w:date="2026-10-09T08:32:00Z"/>
        </w:rPr>
      </w:pPr>
    </w:p>
    <w:p w14:paraId="38A6A5EE" w14:textId="77777777" w:rsidR="00B06798" w:rsidRDefault="007700A8" w:rsidP="00B06798">
      <w:pPr>
        <w:pStyle w:val="a3"/>
        <w:rPr>
          <w:ins w:id="182" w:author="Windows" w:date="2026-10-09T08:34:00Z"/>
        </w:rPr>
      </w:pPr>
      <w:ins w:id="183" w:author="Windows" w:date="2026-10-09T08:32:00Z">
        <w:r>
          <w:t xml:space="preserve">Model </w:t>
        </w:r>
        <w:proofErr w:type="spellStart"/>
        <w:r>
          <w:t>Binding</w:t>
        </w:r>
        <w:proofErr w:type="spellEnd"/>
        <w:r>
          <w:t xml:space="preserve"> выполняется после </w:t>
        </w:r>
        <w:proofErr w:type="spellStart"/>
        <w:r>
          <w:t>Filters</w:t>
        </w:r>
        <w:proofErr w:type="spellEnd"/>
        <w:r>
          <w:t xml:space="preserve"> и </w:t>
        </w:r>
        <w:proofErr w:type="spellStart"/>
        <w:r>
          <w:t>Routing</w:t>
        </w:r>
        <w:proofErr w:type="spellEnd"/>
        <w:r>
          <w:t xml:space="preserve">, но перед вызовом Action </w:t>
        </w:r>
      </w:ins>
      <w:ins w:id="184" w:author="Windows" w:date="2026-10-09T08:34:00Z">
        <w:r w:rsidR="00B06798">
          <w:t>-</w:t>
        </w:r>
      </w:ins>
      <w:ins w:id="185" w:author="Windows" w:date="2026-10-09T08:32:00Z">
        <w:r>
          <w:t xml:space="preserve"> на этапе, когда уже известен конкретный метод-обработчик и его параметры.</w:t>
        </w:r>
      </w:ins>
      <w:r w:rsidR="008538AD">
        <w:br/>
      </w:r>
      <w:r w:rsidR="008538AD">
        <w:br/>
      </w:r>
      <w:proofErr w:type="gramStart"/>
      <w:r w:rsidR="008538AD">
        <w:t>A5 Что</w:t>
      </w:r>
      <w:proofErr w:type="gramEnd"/>
      <w:r w:rsidR="008538AD">
        <w:t xml:space="preserve"> такое «API </w:t>
      </w:r>
      <w:proofErr w:type="spellStart"/>
      <w:r w:rsidR="008538AD">
        <w:t>Baseline</w:t>
      </w:r>
      <w:proofErr w:type="spellEnd"/>
      <w:r w:rsidR="008538AD">
        <w:t xml:space="preserve">» (базовая версия API) и зачем фиксировать базовый контракт API перед развитием версий? Приведите пример </w:t>
      </w:r>
      <w:proofErr w:type="spellStart"/>
      <w:r w:rsidR="008538AD">
        <w:t>breaking</w:t>
      </w:r>
      <w:proofErr w:type="spellEnd"/>
      <w:r w:rsidR="008538AD">
        <w:t xml:space="preserve"> </w:t>
      </w:r>
      <w:proofErr w:type="spellStart"/>
      <w:r w:rsidR="008538AD">
        <w:t>change</w:t>
      </w:r>
      <w:proofErr w:type="spellEnd"/>
      <w:r w:rsidR="008538AD">
        <w:t>.</w:t>
      </w:r>
    </w:p>
    <w:p w14:paraId="08A6B6BE" w14:textId="61104AB6" w:rsidR="00B06798" w:rsidRDefault="008538AD" w:rsidP="00B06798">
      <w:pPr>
        <w:pStyle w:val="a3"/>
        <w:rPr>
          <w:ins w:id="186" w:author="Windows" w:date="2026-10-09T08:34:00Z"/>
        </w:rPr>
      </w:pPr>
      <w:r>
        <w:br/>
      </w:r>
      <w:ins w:id="187" w:author="Windows" w:date="2026-10-09T08:34:00Z">
        <w:r w:rsidR="00B06798">
          <w:t xml:space="preserve">API </w:t>
        </w:r>
        <w:proofErr w:type="spellStart"/>
        <w:r w:rsidR="00B06798">
          <w:t>Baseline</w:t>
        </w:r>
        <w:proofErr w:type="spellEnd"/>
        <w:r w:rsidR="00B06798">
          <w:t xml:space="preserve"> </w:t>
        </w:r>
      </w:ins>
      <w:proofErr w:type="gramStart"/>
      <w:ins w:id="188" w:author="Windows" w:date="2026-10-09T08:36:00Z">
        <w:r w:rsidR="00B06798">
          <w:t>-</w:t>
        </w:r>
      </w:ins>
      <w:ins w:id="189" w:author="Windows" w:date="2026-10-09T08:34:00Z">
        <w:r w:rsidR="00B06798">
          <w:t xml:space="preserve"> это</w:t>
        </w:r>
        <w:proofErr w:type="gramEnd"/>
        <w:r w:rsidR="00B06798">
          <w:t xml:space="preserve"> зафиксированный контракт API на определённый момент времени: набор</w:t>
        </w:r>
        <w:r w:rsidR="00B06798">
          <w:t xml:space="preserve"> </w:t>
        </w:r>
      </w:ins>
      <w:proofErr w:type="spellStart"/>
      <w:ins w:id="190" w:author="Windows" w:date="2026-10-09T08:35:00Z">
        <w:r w:rsidR="00B06798">
          <w:t>эндпоинтов</w:t>
        </w:r>
      </w:ins>
      <w:proofErr w:type="spellEnd"/>
      <w:ins w:id="191" w:author="Windows" w:date="2026-10-09T08:34:00Z">
        <w:r w:rsidR="00B06798">
          <w:t>, схем, обязательных полей, кодов ответов. Он служит точкой отсчёта для контроля обратной совместимости при развитии версий.</w:t>
        </w:r>
      </w:ins>
    </w:p>
    <w:p w14:paraId="7EBD573C" w14:textId="77777777" w:rsidR="00B06798" w:rsidRDefault="00B06798" w:rsidP="00B06798">
      <w:pPr>
        <w:pStyle w:val="a3"/>
        <w:rPr>
          <w:ins w:id="192" w:author="Windows" w:date="2026-10-09T08:34:00Z"/>
        </w:rPr>
      </w:pPr>
    </w:p>
    <w:p w14:paraId="40C88C30" w14:textId="76EF7291" w:rsidR="00B06798" w:rsidRDefault="00B06798" w:rsidP="00B06798">
      <w:pPr>
        <w:pStyle w:val="a3"/>
        <w:rPr>
          <w:ins w:id="193" w:author="Windows" w:date="2026-10-09T08:34:00Z"/>
        </w:rPr>
      </w:pPr>
      <w:ins w:id="194" w:author="Windows" w:date="2026-10-09T08:34:00Z">
        <w:r>
          <w:t xml:space="preserve">Фиксация </w:t>
        </w:r>
        <w:proofErr w:type="spellStart"/>
        <w:r>
          <w:t>baseline</w:t>
        </w:r>
        <w:proofErr w:type="spellEnd"/>
        <w:r>
          <w:t xml:space="preserve"> нужна, чтобы</w:t>
        </w:r>
      </w:ins>
      <w:ins w:id="195" w:author="Windows" w:date="2026-10-09T08:36:00Z">
        <w:r>
          <w:t xml:space="preserve"> -</w:t>
        </w:r>
      </w:ins>
      <w:ins w:id="196" w:author="Windows" w:date="2026-10-09T08:34:00Z">
        <w:r>
          <w:t xml:space="preserve"> автоматически детектировать </w:t>
        </w:r>
        <w:proofErr w:type="spellStart"/>
        <w:r>
          <w:t>breaking</w:t>
        </w:r>
        <w:proofErr w:type="spellEnd"/>
        <w:r>
          <w:t xml:space="preserve"> </w:t>
        </w:r>
        <w:proofErr w:type="spellStart"/>
        <w:r>
          <w:t>changes</w:t>
        </w:r>
        <w:proofErr w:type="spellEnd"/>
        <w:r>
          <w:t xml:space="preserve"> в </w:t>
        </w:r>
        <w:proofErr w:type="gramStart"/>
        <w:r>
          <w:t>CI,  гарантировать</w:t>
        </w:r>
        <w:proofErr w:type="gramEnd"/>
        <w:r>
          <w:t>, что существующие клиенты не сломаются, явно документировать.</w:t>
        </w:r>
      </w:ins>
    </w:p>
    <w:p w14:paraId="0B8D5AEF" w14:textId="4BD1E7E8" w:rsidR="00B06798" w:rsidRDefault="008538AD" w:rsidP="00B06798">
      <w:pPr>
        <w:pStyle w:val="a3"/>
        <w:rPr>
          <w:ins w:id="197" w:author="Windows" w:date="2026-10-09T08:37:00Z"/>
        </w:rPr>
      </w:pPr>
      <w:r>
        <w:br/>
      </w:r>
      <w:ins w:id="198" w:author="Windows" w:date="2026-10-09T08:37:00Z">
        <w:r w:rsidR="00B06798">
          <w:t xml:space="preserve">Пример </w:t>
        </w:r>
        <w:proofErr w:type="spellStart"/>
        <w:r w:rsidR="00B06798">
          <w:t>breaking</w:t>
        </w:r>
        <w:proofErr w:type="spellEnd"/>
        <w:r w:rsidR="00B06798">
          <w:t xml:space="preserve"> </w:t>
        </w:r>
        <w:proofErr w:type="spellStart"/>
        <w:r w:rsidR="00B06798">
          <w:t>change</w:t>
        </w:r>
        <w:proofErr w:type="spellEnd"/>
        <w:r w:rsidR="00B06798">
          <w:t>:</w:t>
        </w:r>
      </w:ins>
    </w:p>
    <w:p w14:paraId="4333D458" w14:textId="2EFC9CA2" w:rsidR="00B06798" w:rsidRDefault="00B06798" w:rsidP="00B06798">
      <w:pPr>
        <w:pStyle w:val="a3"/>
        <w:rPr>
          <w:ins w:id="199" w:author="Windows" w:date="2026-10-09T08:37:00Z"/>
        </w:rPr>
      </w:pPr>
      <w:ins w:id="200" w:author="Windows" w:date="2026-10-09T08:37:00Z">
        <w:r>
          <w:t xml:space="preserve">Удаление поля из </w:t>
        </w:r>
        <w:proofErr w:type="spellStart"/>
        <w:r>
          <w:t>response</w:t>
        </w:r>
        <w:proofErr w:type="spellEnd"/>
        <w:r>
          <w:t>-модели</w:t>
        </w:r>
      </w:ins>
    </w:p>
    <w:p w14:paraId="01C84B6C" w14:textId="040AD792" w:rsidR="00B06798" w:rsidRDefault="00B06798" w:rsidP="00B06798">
      <w:pPr>
        <w:pStyle w:val="a3"/>
        <w:rPr>
          <w:ins w:id="201" w:author="Windows" w:date="2026-10-09T08:37:00Z"/>
        </w:rPr>
      </w:pPr>
      <w:ins w:id="202" w:author="Windows" w:date="2026-10-09T08:37:00Z">
        <w:r>
          <w:t>Переименование параметра</w:t>
        </w:r>
      </w:ins>
    </w:p>
    <w:p w14:paraId="78137D74" w14:textId="2C11CD37" w:rsidR="00B06798" w:rsidRPr="00B06798" w:rsidRDefault="00B06798" w:rsidP="00B06798">
      <w:pPr>
        <w:pStyle w:val="a3"/>
        <w:rPr>
          <w:ins w:id="203" w:author="Windows" w:date="2026-10-09T08:37:00Z"/>
          <w:rPrChange w:id="204" w:author="Windows" w:date="2026-10-09T08:39:00Z">
            <w:rPr>
              <w:ins w:id="205" w:author="Windows" w:date="2026-10-09T08:37:00Z"/>
            </w:rPr>
          </w:rPrChange>
        </w:rPr>
      </w:pPr>
      <w:ins w:id="206" w:author="Windows" w:date="2026-10-09T08:37:00Z">
        <w:r>
          <w:lastRenderedPageBreak/>
          <w:t>Изменение</w:t>
        </w:r>
        <w:r w:rsidRPr="00B06798">
          <w:rPr>
            <w:rPrChange w:id="207" w:author="Windows" w:date="2026-10-09T08:39:00Z">
              <w:rPr/>
            </w:rPrChange>
          </w:rPr>
          <w:t xml:space="preserve"> </w:t>
        </w:r>
        <w:r>
          <w:t>типа</w:t>
        </w:r>
        <w:r w:rsidRPr="00B06798">
          <w:rPr>
            <w:rPrChange w:id="208" w:author="Windows" w:date="2026-10-09T08:39:00Z">
              <w:rPr/>
            </w:rPrChange>
          </w:rPr>
          <w:t xml:space="preserve"> </w:t>
        </w:r>
        <w:r>
          <w:t>поля</w:t>
        </w:r>
      </w:ins>
    </w:p>
    <w:p w14:paraId="64098EF1" w14:textId="41FA9311" w:rsidR="00B06798" w:rsidRDefault="00B06798" w:rsidP="00B06798">
      <w:pPr>
        <w:pStyle w:val="a3"/>
        <w:rPr>
          <w:ins w:id="209" w:author="Windows" w:date="2026-10-09T08:37:00Z"/>
        </w:rPr>
      </w:pPr>
      <w:ins w:id="210" w:author="Windows" w:date="2026-10-09T08:37:00Z">
        <w:r>
          <w:t xml:space="preserve">Смена кода ответа 200 </w:t>
        </w:r>
        <w:proofErr w:type="spellStart"/>
        <w:r>
          <w:t>ок</w:t>
        </w:r>
        <w:proofErr w:type="spellEnd"/>
        <w:r>
          <w:t xml:space="preserve"> </w:t>
        </w:r>
      </w:ins>
      <w:ins w:id="211" w:author="Windows" w:date="2026-10-09T08:38:00Z">
        <w:r>
          <w:t xml:space="preserve">- </w:t>
        </w:r>
      </w:ins>
      <w:ins w:id="212" w:author="Windows" w:date="2026-10-09T08:37:00Z">
        <w:r>
          <w:t xml:space="preserve">204 </w:t>
        </w:r>
      </w:ins>
      <w:ins w:id="213" w:author="Windows" w:date="2026-10-09T08:38:00Z">
        <w:r>
          <w:rPr>
            <w:lang w:val="en-US"/>
          </w:rPr>
          <w:t>n</w:t>
        </w:r>
      </w:ins>
      <w:ins w:id="214" w:author="Windows" w:date="2026-10-09T08:37:00Z">
        <w:r>
          <w:t xml:space="preserve">o </w:t>
        </w:r>
      </w:ins>
      <w:ins w:id="215" w:author="Windows" w:date="2026-10-09T08:38:00Z">
        <w:r>
          <w:rPr>
            <w:lang w:val="en-US"/>
          </w:rPr>
          <w:t>c</w:t>
        </w:r>
      </w:ins>
      <w:proofErr w:type="spellStart"/>
      <w:ins w:id="216" w:author="Windows" w:date="2026-10-09T08:37:00Z">
        <w:r>
          <w:t>ontent</w:t>
        </w:r>
        <w:proofErr w:type="spellEnd"/>
        <w:r>
          <w:t xml:space="preserve"> без согласования</w:t>
        </w:r>
      </w:ins>
    </w:p>
    <w:p w14:paraId="681D77E3" w14:textId="44E8D615" w:rsidR="00B06798" w:rsidRDefault="00B06798" w:rsidP="00B06798">
      <w:pPr>
        <w:pStyle w:val="a3"/>
        <w:rPr>
          <w:ins w:id="217" w:author="Windows" w:date="2026-10-09T08:37:00Z"/>
        </w:rPr>
      </w:pPr>
      <w:ins w:id="218" w:author="Windows" w:date="2026-10-09T08:37:00Z">
        <w:r>
          <w:t xml:space="preserve">Добавление обязательного поля в </w:t>
        </w:r>
        <w:proofErr w:type="spellStart"/>
        <w:r>
          <w:t>request-body</w:t>
        </w:r>
        <w:proofErr w:type="spellEnd"/>
      </w:ins>
    </w:p>
    <w:p w14:paraId="02C126C1" w14:textId="2A67B87E" w:rsidR="008538AD" w:rsidRDefault="008538AD" w:rsidP="00B06798">
      <w:pPr>
        <w:pStyle w:val="a3"/>
      </w:pPr>
      <w:r>
        <w:t>---</w:t>
      </w:r>
      <w:r>
        <w:br/>
      </w:r>
      <w:r>
        <w:br/>
        <w:t xml:space="preserve">Часть B. Практические задания </w:t>
      </w:r>
      <w:r>
        <w:br/>
      </w:r>
      <w:r>
        <w:br/>
        <w:t xml:space="preserve">Задание B1. </w:t>
      </w:r>
      <w:proofErr w:type="spellStart"/>
      <w:r>
        <w:t>Minimal</w:t>
      </w:r>
      <w:proofErr w:type="spellEnd"/>
      <w:r>
        <w:t xml:space="preserve"> </w:t>
      </w:r>
      <w:proofErr w:type="spellStart"/>
      <w:r>
        <w:t>Hosting</w:t>
      </w:r>
      <w:proofErr w:type="spellEnd"/>
      <w:r>
        <w:t xml:space="preserve"> + </w:t>
      </w:r>
      <w:proofErr w:type="spellStart"/>
      <w:r>
        <w:t>OpenAPI</w:t>
      </w:r>
      <w:proofErr w:type="spellEnd"/>
      <w:r>
        <w:t xml:space="preserve"> </w:t>
      </w:r>
      <w:r>
        <w:br/>
      </w:r>
      <w:r>
        <w:br/>
        <w:t xml:space="preserve">Напишите </w:t>
      </w:r>
      <w:proofErr w:type="spellStart"/>
      <w:r>
        <w:t>Program.cs</w:t>
      </w:r>
      <w:proofErr w:type="spellEnd"/>
      <w:r>
        <w:t xml:space="preserve"> минимального Web API, который:</w:t>
      </w:r>
      <w:r>
        <w:br/>
      </w:r>
      <w:r>
        <w:br/>
        <w:t xml:space="preserve">1. Регистрирует </w:t>
      </w:r>
      <w:proofErr w:type="spellStart"/>
      <w:r>
        <w:t>OpenAPI</w:t>
      </w:r>
      <w:proofErr w:type="spellEnd"/>
      <w:r>
        <w:t>-документ (</w:t>
      </w:r>
      <w:proofErr w:type="spellStart"/>
      <w:r>
        <w:t>AddOpenApi</w:t>
      </w:r>
      <w:proofErr w:type="spellEnd"/>
      <w:r>
        <w:t xml:space="preserve"> / </w:t>
      </w:r>
      <w:proofErr w:type="spellStart"/>
      <w:r>
        <w:t>AddEndpointsApiExplorer</w:t>
      </w:r>
      <w:proofErr w:type="spellEnd"/>
      <w:r>
        <w:t xml:space="preserve"> + </w:t>
      </w:r>
      <w:proofErr w:type="spellStart"/>
      <w:r>
        <w:t>AddSwaggerGen</w:t>
      </w:r>
      <w:proofErr w:type="spellEnd"/>
      <w:r>
        <w:t xml:space="preserve"> — на ваш выбор).</w:t>
      </w:r>
      <w:r>
        <w:br/>
        <w:t xml:space="preserve">2. Поднимает </w:t>
      </w:r>
      <w:proofErr w:type="spellStart"/>
      <w:r>
        <w:t>middleware</w:t>
      </w:r>
      <w:proofErr w:type="spellEnd"/>
      <w:r>
        <w:t xml:space="preserve"> для генерации </w:t>
      </w:r>
      <w:proofErr w:type="spellStart"/>
      <w:r>
        <w:t>OpenAPI</w:t>
      </w:r>
      <w:proofErr w:type="spellEnd"/>
      <w:r>
        <w:t xml:space="preserve"> и UI.</w:t>
      </w:r>
      <w:r>
        <w:br/>
        <w:t xml:space="preserve">3. Определяет </w:t>
      </w:r>
      <w:proofErr w:type="spellStart"/>
      <w:r>
        <w:t>endpoint</w:t>
      </w:r>
      <w:proofErr w:type="spellEnd"/>
      <w:r>
        <w:t xml:space="preserve"> GET /</w:t>
      </w:r>
      <w:proofErr w:type="spellStart"/>
      <w:r>
        <w:t>api</w:t>
      </w:r>
      <w:proofErr w:type="spellEnd"/>
      <w:r>
        <w:t>/</w:t>
      </w:r>
      <w:proofErr w:type="spellStart"/>
      <w:r>
        <w:t>products</w:t>
      </w:r>
      <w:proofErr w:type="spellEnd"/>
      <w:r>
        <w:t>/{</w:t>
      </w:r>
      <w:proofErr w:type="spellStart"/>
      <w:r>
        <w:t>id:int</w:t>
      </w:r>
      <w:proofErr w:type="spellEnd"/>
      <w:r>
        <w:t>} с [</w:t>
      </w:r>
      <w:proofErr w:type="spellStart"/>
      <w:r>
        <w:t>ProducesResponseType</w:t>
      </w:r>
      <w:proofErr w:type="spellEnd"/>
      <w:r>
        <w:t xml:space="preserve">]-подобной аннотацией (для </w:t>
      </w:r>
      <w:proofErr w:type="spellStart"/>
      <w:r>
        <w:t>Minimal</w:t>
      </w:r>
      <w:proofErr w:type="spellEnd"/>
      <w:r>
        <w:t xml:space="preserve"> API используйте .</w:t>
      </w:r>
      <w:proofErr w:type="spellStart"/>
      <w:r>
        <w:t>Produces</w:t>
      </w:r>
      <w:proofErr w:type="spellEnd"/>
      <w:r>
        <w:t xml:space="preserve">&lt;&gt;()), возвращающий </w:t>
      </w:r>
      <w:proofErr w:type="spellStart"/>
      <w:r>
        <w:t>ProductDto</w:t>
      </w:r>
      <w:proofErr w:type="spellEnd"/>
      <w:r>
        <w:t>.</w:t>
      </w:r>
      <w:r>
        <w:br/>
        <w:t>4. Корректно обрабатывает случай, когда товар не найден (404).</w:t>
      </w:r>
    </w:p>
    <w:p w14:paraId="3F8297F0" w14:textId="406B8CDE" w:rsidR="008538AD" w:rsidRPr="008538AD" w:rsidRDefault="008538AD" w:rsidP="00853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Задание B2. 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ETag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кэширование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Реализуйте 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endpoint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GET /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api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products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/{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}, который: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· Возвращает 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ProductDto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заголовком 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ETag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(например, на основе хэша 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UpdatedAt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· При наличии у клиента заголовка 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If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None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-Match с тем же значением возвращает 304 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Not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Modified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тела.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Покажите код и кратко поясните, почему 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ETag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быть стабильным для одного и того же состояния ресурса.</w:t>
      </w:r>
    </w:p>
    <w:p w14:paraId="5236982E" w14:textId="77777777" w:rsidR="008538AD" w:rsidRPr="008538AD" w:rsidRDefault="008538AD" w:rsidP="00853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37901A4" w14:textId="62BC7266" w:rsidR="008538AD" w:rsidDel="00B06798" w:rsidRDefault="008538AD" w:rsidP="008538AD">
      <w:pPr>
        <w:spacing w:before="100" w:beforeAutospacing="1" w:after="100" w:afterAutospacing="1" w:line="240" w:lineRule="auto"/>
        <w:rPr>
          <w:del w:id="219" w:author="Windows" w:date="2026-10-09T08:40:00Z"/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---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Задание B3. Model 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Binding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DTO + 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Validation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Дан контроллер MVC/API. Требуется: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1. Создать DTO 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CreateProductDto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полями: Name (обязательное, 3–50 символов), Price (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decimal</w:t>
      </w:r>
      <w:proofErr w:type="spellEnd"/>
      <w:proofErr w:type="gramStart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, &gt;</w:t>
      </w:r>
      <w:proofErr w:type="gramEnd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0), 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CategoryId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int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, &gt; 0).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2. Применить 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DataAnnotations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-атрибуты.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3. В действии контроллера использовать [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ApiController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] + [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FromBody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], проверить 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ModelState.IsValid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4. Вернуть </w:t>
      </w:r>
      <w:proofErr w:type="spellStart"/>
      <w:proofErr w:type="gramStart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ValidationProblem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proofErr w:type="gramEnd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ModelState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) при ошибке.</w:t>
      </w:r>
    </w:p>
    <w:p w14:paraId="5F01DAE9" w14:textId="5C7EED2B" w:rsidR="008538AD" w:rsidRPr="006E3DB1" w:rsidDel="00B06798" w:rsidRDefault="008538AD" w:rsidP="008538AD">
      <w:pPr>
        <w:spacing w:before="100" w:beforeAutospacing="1" w:after="100" w:afterAutospacing="1" w:line="240" w:lineRule="auto"/>
        <w:rPr>
          <w:del w:id="220" w:author="Windows" w:date="2026-10-09T08:40:00Z"/>
          <w:rFonts w:ascii="Times New Roman" w:eastAsia="Times New Roman" w:hAnsi="Times New Roman" w:cs="Times New Roman"/>
          <w:sz w:val="24"/>
          <w:szCs w:val="24"/>
          <w:lang w:eastAsia="ru-RU"/>
          <w:rPrChange w:id="221" w:author="Windows" w:date="2026-10-09T08:14:00Z">
            <w:rPr>
              <w:del w:id="222" w:author="Windows" w:date="2026-10-09T08:40:00Z"/>
              <w:rFonts w:ascii="Times New Roman" w:eastAsia="Times New Roman" w:hAnsi="Times New Roman" w:cs="Times New Roman"/>
              <w:sz w:val="24"/>
              <w:szCs w:val="24"/>
              <w:lang w:val="en-US" w:eastAsia="ru-RU"/>
            </w:rPr>
          </w:rPrChange>
        </w:rPr>
      </w:pPr>
      <w:del w:id="223" w:author="Windows" w:date="2026-10-09T08:40:00Z">
        <w:r w:rsidRPr="006E3DB1" w:rsidDel="00B06798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224" w:author="Windows" w:date="2026-10-09T08:14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delText xml:space="preserve">// </w:delText>
        </w:r>
        <w:r w:rsidRPr="008538AD" w:rsidDel="00B06798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delText>DTO</w:delText>
        </w:r>
      </w:del>
    </w:p>
    <w:p w14:paraId="65380D2F" w14:textId="50C8068C" w:rsidR="008538AD" w:rsidRPr="006E3DB1" w:rsidDel="00B06798" w:rsidRDefault="008538AD" w:rsidP="008538AD">
      <w:pPr>
        <w:spacing w:before="100" w:beforeAutospacing="1" w:after="100" w:afterAutospacing="1" w:line="240" w:lineRule="auto"/>
        <w:rPr>
          <w:del w:id="225" w:author="Windows" w:date="2026-10-09T08:40:00Z"/>
          <w:rFonts w:ascii="Times New Roman" w:eastAsia="Times New Roman" w:hAnsi="Times New Roman" w:cs="Times New Roman"/>
          <w:sz w:val="24"/>
          <w:szCs w:val="24"/>
          <w:lang w:eastAsia="ru-RU"/>
          <w:rPrChange w:id="226" w:author="Windows" w:date="2026-10-09T08:14:00Z">
            <w:rPr>
              <w:del w:id="227" w:author="Windows" w:date="2026-10-09T08:40:00Z"/>
              <w:rFonts w:ascii="Times New Roman" w:eastAsia="Times New Roman" w:hAnsi="Times New Roman" w:cs="Times New Roman"/>
              <w:sz w:val="24"/>
              <w:szCs w:val="24"/>
              <w:lang w:val="en-US" w:eastAsia="ru-RU"/>
            </w:rPr>
          </w:rPrChange>
        </w:rPr>
      </w:pPr>
      <w:del w:id="228" w:author="Windows" w:date="2026-10-09T08:40:00Z">
        <w:r w:rsidRPr="008538AD" w:rsidDel="00B06798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delText>public</w:delText>
        </w:r>
        <w:r w:rsidRPr="006E3DB1" w:rsidDel="00B06798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229" w:author="Windows" w:date="2026-10-09T08:14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delText xml:space="preserve"> </w:delText>
        </w:r>
        <w:r w:rsidRPr="008538AD" w:rsidDel="00B06798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delText>class</w:delText>
        </w:r>
        <w:r w:rsidRPr="006E3DB1" w:rsidDel="00B06798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230" w:author="Windows" w:date="2026-10-09T08:14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delText xml:space="preserve"> </w:delText>
        </w:r>
        <w:r w:rsidRPr="008538AD" w:rsidDel="00B06798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delText>CreateProductDto</w:delText>
        </w:r>
      </w:del>
    </w:p>
    <w:p w14:paraId="325EBD89" w14:textId="113EA95D" w:rsidR="008538AD" w:rsidRPr="006E3DB1" w:rsidDel="00B06798" w:rsidRDefault="008538AD" w:rsidP="008538AD">
      <w:pPr>
        <w:spacing w:before="100" w:beforeAutospacing="1" w:after="100" w:afterAutospacing="1" w:line="240" w:lineRule="auto"/>
        <w:rPr>
          <w:del w:id="231" w:author="Windows" w:date="2026-10-09T08:40:00Z"/>
          <w:rFonts w:ascii="Times New Roman" w:eastAsia="Times New Roman" w:hAnsi="Times New Roman" w:cs="Times New Roman"/>
          <w:sz w:val="24"/>
          <w:szCs w:val="24"/>
          <w:lang w:eastAsia="ru-RU"/>
          <w:rPrChange w:id="232" w:author="Windows" w:date="2026-10-09T08:14:00Z">
            <w:rPr>
              <w:del w:id="233" w:author="Windows" w:date="2026-10-09T08:40:00Z"/>
              <w:rFonts w:ascii="Times New Roman" w:eastAsia="Times New Roman" w:hAnsi="Times New Roman" w:cs="Times New Roman"/>
              <w:sz w:val="24"/>
              <w:szCs w:val="24"/>
              <w:lang w:val="en-US" w:eastAsia="ru-RU"/>
            </w:rPr>
          </w:rPrChange>
        </w:rPr>
      </w:pPr>
      <w:del w:id="234" w:author="Windows" w:date="2026-10-09T08:40:00Z">
        <w:r w:rsidRPr="006E3DB1" w:rsidDel="00B06798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235" w:author="Windows" w:date="2026-10-09T08:14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delText>{</w:delText>
        </w:r>
      </w:del>
    </w:p>
    <w:p w14:paraId="7799F51A" w14:textId="4EC4AD44" w:rsidR="008538AD" w:rsidRPr="006E3DB1" w:rsidDel="00B06798" w:rsidRDefault="008538AD" w:rsidP="008538AD">
      <w:pPr>
        <w:spacing w:before="100" w:beforeAutospacing="1" w:after="100" w:afterAutospacing="1" w:line="240" w:lineRule="auto"/>
        <w:rPr>
          <w:del w:id="236" w:author="Windows" w:date="2026-10-09T08:40:00Z"/>
          <w:rFonts w:ascii="Times New Roman" w:eastAsia="Times New Roman" w:hAnsi="Times New Roman" w:cs="Times New Roman"/>
          <w:sz w:val="24"/>
          <w:szCs w:val="24"/>
          <w:lang w:eastAsia="ru-RU"/>
          <w:rPrChange w:id="237" w:author="Windows" w:date="2026-10-09T08:14:00Z">
            <w:rPr>
              <w:del w:id="238" w:author="Windows" w:date="2026-10-09T08:40:00Z"/>
              <w:rFonts w:ascii="Times New Roman" w:eastAsia="Times New Roman" w:hAnsi="Times New Roman" w:cs="Times New Roman"/>
              <w:sz w:val="24"/>
              <w:szCs w:val="24"/>
              <w:lang w:val="en-US" w:eastAsia="ru-RU"/>
            </w:rPr>
          </w:rPrChange>
        </w:rPr>
      </w:pPr>
      <w:del w:id="239" w:author="Windows" w:date="2026-10-09T08:40:00Z">
        <w:r w:rsidRPr="006E3DB1" w:rsidDel="00B06798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240" w:author="Windows" w:date="2026-10-09T08:14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delText xml:space="preserve">    // </w:delText>
        </w:r>
        <w:r w:rsidRPr="008538AD" w:rsidDel="00B06798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elText>Ваши</w:delText>
        </w:r>
        <w:r w:rsidRPr="006E3DB1" w:rsidDel="00B06798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241" w:author="Windows" w:date="2026-10-09T08:14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delText xml:space="preserve"> </w:delText>
        </w:r>
        <w:r w:rsidRPr="008538AD" w:rsidDel="00B06798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elText>атрибуты</w:delText>
        </w:r>
        <w:r w:rsidRPr="006E3DB1" w:rsidDel="00B06798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242" w:author="Windows" w:date="2026-10-09T08:14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delText xml:space="preserve"> </w:delText>
        </w:r>
        <w:r w:rsidRPr="008538AD" w:rsidDel="00B06798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elText>и</w:delText>
        </w:r>
        <w:r w:rsidRPr="006E3DB1" w:rsidDel="00B06798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243" w:author="Windows" w:date="2026-10-09T08:14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delText xml:space="preserve"> </w:delText>
        </w:r>
        <w:r w:rsidRPr="008538AD" w:rsidDel="00B06798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elText>свойства</w:delText>
        </w:r>
      </w:del>
    </w:p>
    <w:p w14:paraId="685CD975" w14:textId="006E3726" w:rsidR="008538AD" w:rsidRPr="005E71F5" w:rsidDel="00B06798" w:rsidRDefault="008538AD" w:rsidP="008538AD">
      <w:pPr>
        <w:spacing w:before="100" w:beforeAutospacing="1" w:after="100" w:afterAutospacing="1" w:line="240" w:lineRule="auto"/>
        <w:rPr>
          <w:del w:id="244" w:author="Windows" w:date="2026-10-09T08:40:00Z"/>
          <w:rFonts w:ascii="Times New Roman" w:eastAsia="Times New Roman" w:hAnsi="Times New Roman" w:cs="Times New Roman"/>
          <w:sz w:val="24"/>
          <w:szCs w:val="24"/>
          <w:lang w:val="en-US" w:eastAsia="ru-RU"/>
          <w:rPrChange w:id="245" w:author="Windows" w:date="2026-10-09T08:13:00Z">
            <w:rPr>
              <w:del w:id="246" w:author="Windows" w:date="2026-10-09T08:40:00Z"/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</w:pPr>
      <w:del w:id="247" w:author="Windows" w:date="2026-10-09T08:40:00Z">
        <w:r w:rsidRPr="005E71F5" w:rsidDel="00B06798">
          <w:rPr>
            <w:rFonts w:ascii="Times New Roman" w:eastAsia="Times New Roman" w:hAnsi="Times New Roman" w:cs="Times New Roman"/>
            <w:sz w:val="24"/>
            <w:szCs w:val="24"/>
            <w:lang w:val="en-US" w:eastAsia="ru-RU"/>
            <w:rPrChange w:id="248" w:author="Windows" w:date="2026-10-09T08:13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delText>}</w:delText>
        </w:r>
      </w:del>
    </w:p>
    <w:p w14:paraId="4D0F56D0" w14:textId="1F466FDE" w:rsidR="008538AD" w:rsidRPr="005E71F5" w:rsidDel="00B06798" w:rsidRDefault="008538AD" w:rsidP="008538AD">
      <w:pPr>
        <w:spacing w:before="100" w:beforeAutospacing="1" w:after="100" w:afterAutospacing="1" w:line="240" w:lineRule="auto"/>
        <w:rPr>
          <w:del w:id="249" w:author="Windows" w:date="2026-10-09T08:40:00Z"/>
          <w:rFonts w:ascii="Times New Roman" w:eastAsia="Times New Roman" w:hAnsi="Times New Roman" w:cs="Times New Roman"/>
          <w:sz w:val="24"/>
          <w:szCs w:val="24"/>
          <w:lang w:val="en-US" w:eastAsia="ru-RU"/>
          <w:rPrChange w:id="250" w:author="Windows" w:date="2026-10-09T08:13:00Z">
            <w:rPr>
              <w:del w:id="251" w:author="Windows" w:date="2026-10-09T08:40:00Z"/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</w:pPr>
    </w:p>
    <w:p w14:paraId="60824652" w14:textId="58D7C371" w:rsidR="008538AD" w:rsidRPr="005E71F5" w:rsidDel="00B06798" w:rsidRDefault="008538AD" w:rsidP="008538AD">
      <w:pPr>
        <w:spacing w:before="100" w:beforeAutospacing="1" w:after="100" w:afterAutospacing="1" w:line="240" w:lineRule="auto"/>
        <w:rPr>
          <w:del w:id="252" w:author="Windows" w:date="2026-10-09T08:40:00Z"/>
          <w:rFonts w:ascii="Times New Roman" w:eastAsia="Times New Roman" w:hAnsi="Times New Roman" w:cs="Times New Roman"/>
          <w:sz w:val="24"/>
          <w:szCs w:val="24"/>
          <w:lang w:val="en-US" w:eastAsia="ru-RU"/>
          <w:rPrChange w:id="253" w:author="Windows" w:date="2026-10-09T08:13:00Z">
            <w:rPr>
              <w:del w:id="254" w:author="Windows" w:date="2026-10-09T08:40:00Z"/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</w:pPr>
      <w:del w:id="255" w:author="Windows" w:date="2026-10-09T08:40:00Z">
        <w:r w:rsidRPr="005E71F5" w:rsidDel="00B06798">
          <w:rPr>
            <w:rFonts w:ascii="Times New Roman" w:eastAsia="Times New Roman" w:hAnsi="Times New Roman" w:cs="Times New Roman"/>
            <w:sz w:val="24"/>
            <w:szCs w:val="24"/>
            <w:lang w:val="en-US" w:eastAsia="ru-RU"/>
            <w:rPrChange w:id="256" w:author="Windows" w:date="2026-10-09T08:13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delText xml:space="preserve">// </w:delText>
        </w:r>
        <w:r w:rsidRPr="008538AD" w:rsidDel="00B06798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elText>Контроллер</w:delText>
        </w:r>
      </w:del>
    </w:p>
    <w:p w14:paraId="00D0B30D" w14:textId="6BEA0A29" w:rsidR="008538AD" w:rsidRPr="008538AD" w:rsidDel="00B06798" w:rsidRDefault="008538AD" w:rsidP="008538AD">
      <w:pPr>
        <w:spacing w:before="100" w:beforeAutospacing="1" w:after="100" w:afterAutospacing="1" w:line="240" w:lineRule="auto"/>
        <w:rPr>
          <w:del w:id="257" w:author="Windows" w:date="2026-10-09T08:40:00Z"/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del w:id="258" w:author="Windows" w:date="2026-10-09T08:40:00Z">
        <w:r w:rsidRPr="008538AD" w:rsidDel="00B06798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delText>[ApiController]</w:delText>
        </w:r>
      </w:del>
    </w:p>
    <w:p w14:paraId="6171A57B" w14:textId="3E6B2CA9" w:rsidR="008538AD" w:rsidRPr="008538AD" w:rsidDel="00B06798" w:rsidRDefault="008538AD" w:rsidP="008538AD">
      <w:pPr>
        <w:spacing w:before="100" w:beforeAutospacing="1" w:after="100" w:afterAutospacing="1" w:line="240" w:lineRule="auto"/>
        <w:rPr>
          <w:del w:id="259" w:author="Windows" w:date="2026-10-09T08:40:00Z"/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del w:id="260" w:author="Windows" w:date="2026-10-09T08:40:00Z">
        <w:r w:rsidRPr="008538AD" w:rsidDel="00B06798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delText>[Route("api/products")]</w:delText>
        </w:r>
      </w:del>
    </w:p>
    <w:p w14:paraId="5FE63C85" w14:textId="4D415F67" w:rsidR="008538AD" w:rsidRPr="008538AD" w:rsidDel="00B06798" w:rsidRDefault="008538AD" w:rsidP="008538AD">
      <w:pPr>
        <w:spacing w:before="100" w:beforeAutospacing="1" w:after="100" w:afterAutospacing="1" w:line="240" w:lineRule="auto"/>
        <w:rPr>
          <w:del w:id="261" w:author="Windows" w:date="2026-10-09T08:40:00Z"/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del w:id="262" w:author="Windows" w:date="2026-10-09T08:40:00Z">
        <w:r w:rsidRPr="008538AD" w:rsidDel="00B06798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delText>public class ProductsController : ControllerBase</w:delText>
        </w:r>
      </w:del>
    </w:p>
    <w:p w14:paraId="1EACA1A5" w14:textId="73595544" w:rsidR="008538AD" w:rsidRPr="008538AD" w:rsidDel="00B06798" w:rsidRDefault="008538AD" w:rsidP="008538AD">
      <w:pPr>
        <w:spacing w:before="100" w:beforeAutospacing="1" w:after="100" w:afterAutospacing="1" w:line="240" w:lineRule="auto"/>
        <w:rPr>
          <w:del w:id="263" w:author="Windows" w:date="2026-10-09T08:40:00Z"/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del w:id="264" w:author="Windows" w:date="2026-10-09T08:40:00Z">
        <w:r w:rsidRPr="008538AD" w:rsidDel="00B06798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delText>{</w:delText>
        </w:r>
      </w:del>
    </w:p>
    <w:p w14:paraId="5FC1FCEC" w14:textId="539B0349" w:rsidR="008538AD" w:rsidRPr="008538AD" w:rsidDel="00B06798" w:rsidRDefault="008538AD" w:rsidP="008538AD">
      <w:pPr>
        <w:spacing w:before="100" w:beforeAutospacing="1" w:after="100" w:afterAutospacing="1" w:line="240" w:lineRule="auto"/>
        <w:rPr>
          <w:del w:id="265" w:author="Windows" w:date="2026-10-09T08:40:00Z"/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del w:id="266" w:author="Windows" w:date="2026-10-09T08:40:00Z">
        <w:r w:rsidRPr="008538AD" w:rsidDel="00B06798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delText xml:space="preserve">    [HttpPost]</w:delText>
        </w:r>
      </w:del>
    </w:p>
    <w:p w14:paraId="3010DC9A" w14:textId="4FDD9E9E" w:rsidR="008538AD" w:rsidRPr="008538AD" w:rsidDel="00B06798" w:rsidRDefault="008538AD" w:rsidP="008538AD">
      <w:pPr>
        <w:spacing w:before="100" w:beforeAutospacing="1" w:after="100" w:afterAutospacing="1" w:line="240" w:lineRule="auto"/>
        <w:rPr>
          <w:del w:id="267" w:author="Windows" w:date="2026-10-09T08:40:00Z"/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del w:id="268" w:author="Windows" w:date="2026-10-09T08:40:00Z">
        <w:r w:rsidRPr="008538AD" w:rsidDel="00B06798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delText xml:space="preserve">    public IActionResult Create(/* ... */)</w:delText>
        </w:r>
      </w:del>
    </w:p>
    <w:p w14:paraId="11EBC4E2" w14:textId="170F1A37" w:rsidR="008538AD" w:rsidRPr="008538AD" w:rsidDel="00B06798" w:rsidRDefault="008538AD" w:rsidP="008538AD">
      <w:pPr>
        <w:spacing w:before="100" w:beforeAutospacing="1" w:after="100" w:afterAutospacing="1" w:line="240" w:lineRule="auto"/>
        <w:rPr>
          <w:del w:id="269" w:author="Windows" w:date="2026-10-09T08:40:00Z"/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del w:id="270" w:author="Windows" w:date="2026-10-09T08:40:00Z">
        <w:r w:rsidRPr="008538AD" w:rsidDel="00B06798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delText xml:space="preserve">    {</w:delText>
        </w:r>
      </w:del>
    </w:p>
    <w:p w14:paraId="1CECC9C7" w14:textId="00C4B59D" w:rsidR="008538AD" w:rsidRPr="008538AD" w:rsidDel="00B06798" w:rsidRDefault="008538AD" w:rsidP="008538AD">
      <w:pPr>
        <w:spacing w:before="100" w:beforeAutospacing="1" w:after="100" w:afterAutospacing="1" w:line="240" w:lineRule="auto"/>
        <w:rPr>
          <w:del w:id="271" w:author="Windows" w:date="2026-10-09T08:40:00Z"/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del w:id="272" w:author="Windows" w:date="2026-10-09T08:40:00Z">
        <w:r w:rsidRPr="008538AD" w:rsidDel="00B06798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delText xml:space="preserve">        // </w:delText>
        </w:r>
        <w:r w:rsidRPr="008538AD" w:rsidDel="00B06798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elText>Ваш</w:delText>
        </w:r>
        <w:r w:rsidRPr="008538AD" w:rsidDel="00B06798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delText xml:space="preserve"> </w:delText>
        </w:r>
        <w:r w:rsidRPr="008538AD" w:rsidDel="00B06798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elText>код</w:delText>
        </w:r>
      </w:del>
    </w:p>
    <w:p w14:paraId="43058932" w14:textId="0CF12521" w:rsidR="008538AD" w:rsidRPr="005E71F5" w:rsidDel="00B06798" w:rsidRDefault="008538AD" w:rsidP="008538AD">
      <w:pPr>
        <w:spacing w:before="100" w:beforeAutospacing="1" w:after="100" w:afterAutospacing="1" w:line="240" w:lineRule="auto"/>
        <w:rPr>
          <w:del w:id="273" w:author="Windows" w:date="2026-10-09T08:40:00Z"/>
          <w:rFonts w:ascii="Times New Roman" w:eastAsia="Times New Roman" w:hAnsi="Times New Roman" w:cs="Times New Roman"/>
          <w:sz w:val="24"/>
          <w:szCs w:val="24"/>
          <w:lang w:val="en-US" w:eastAsia="ru-RU"/>
          <w:rPrChange w:id="274" w:author="Windows" w:date="2026-10-09T08:13:00Z">
            <w:rPr>
              <w:del w:id="275" w:author="Windows" w:date="2026-10-09T08:40:00Z"/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</w:pPr>
      <w:del w:id="276" w:author="Windows" w:date="2026-10-09T08:40:00Z">
        <w:r w:rsidRPr="008538AD" w:rsidDel="00B06798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delText xml:space="preserve">    </w:delText>
        </w:r>
        <w:r w:rsidRPr="005E71F5" w:rsidDel="00B06798">
          <w:rPr>
            <w:rFonts w:ascii="Times New Roman" w:eastAsia="Times New Roman" w:hAnsi="Times New Roman" w:cs="Times New Roman"/>
            <w:sz w:val="24"/>
            <w:szCs w:val="24"/>
            <w:lang w:val="en-US" w:eastAsia="ru-RU"/>
            <w:rPrChange w:id="277" w:author="Windows" w:date="2026-10-09T08:13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delText>}</w:delText>
        </w:r>
      </w:del>
    </w:p>
    <w:p w14:paraId="727D925C" w14:textId="5D9DEE87" w:rsidR="008538AD" w:rsidRPr="005E71F5" w:rsidDel="00B06798" w:rsidRDefault="008538AD" w:rsidP="008538AD">
      <w:pPr>
        <w:spacing w:before="100" w:beforeAutospacing="1" w:after="100" w:afterAutospacing="1" w:line="240" w:lineRule="auto"/>
        <w:rPr>
          <w:del w:id="278" w:author="Windows" w:date="2026-10-09T08:40:00Z"/>
          <w:rFonts w:ascii="Times New Roman" w:eastAsia="Times New Roman" w:hAnsi="Times New Roman" w:cs="Times New Roman"/>
          <w:sz w:val="24"/>
          <w:szCs w:val="24"/>
          <w:lang w:val="en-US" w:eastAsia="ru-RU"/>
          <w:rPrChange w:id="279" w:author="Windows" w:date="2026-10-09T08:13:00Z">
            <w:rPr>
              <w:del w:id="280" w:author="Windows" w:date="2026-10-09T08:40:00Z"/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</w:pPr>
      <w:del w:id="281" w:author="Windows" w:date="2026-10-09T08:40:00Z">
        <w:r w:rsidRPr="005E71F5" w:rsidDel="00B06798">
          <w:rPr>
            <w:rFonts w:ascii="Times New Roman" w:eastAsia="Times New Roman" w:hAnsi="Times New Roman" w:cs="Times New Roman"/>
            <w:sz w:val="24"/>
            <w:szCs w:val="24"/>
            <w:lang w:val="en-US" w:eastAsia="ru-RU"/>
            <w:rPrChange w:id="282" w:author="Windows" w:date="2026-10-09T08:13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delText>}</w:delText>
        </w:r>
      </w:del>
    </w:p>
    <w:p w14:paraId="5F8EE84D" w14:textId="62D642D8" w:rsidR="008538AD" w:rsidRPr="005E71F5" w:rsidRDefault="008538AD" w:rsidP="00B06798">
      <w:pPr>
        <w:spacing w:before="100" w:beforeAutospacing="1" w:after="100" w:afterAutospacing="1" w:line="240" w:lineRule="auto"/>
        <w:rPr>
          <w:lang w:val="en-US"/>
          <w:rPrChange w:id="283" w:author="Windows" w:date="2026-10-09T08:13:00Z">
            <w:rPr/>
          </w:rPrChange>
        </w:rPr>
        <w:pPrChange w:id="284" w:author="Windows" w:date="2026-10-09T08:40:00Z">
          <w:pPr>
            <w:pStyle w:val="a3"/>
          </w:pPr>
        </w:pPrChange>
      </w:pPr>
    </w:p>
    <w:p w14:paraId="50CF4530" w14:textId="0ED49A65" w:rsidR="008538AD" w:rsidDel="00B06798" w:rsidRDefault="008538AD" w:rsidP="008538AD">
      <w:pPr>
        <w:spacing w:after="0" w:line="240" w:lineRule="auto"/>
        <w:rPr>
          <w:del w:id="285" w:author="Windows" w:date="2026-10-09T08:40:00Z"/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CD387CA" w14:textId="4C4EBA19" w:rsidR="008538AD" w:rsidRPr="005E71F5" w:rsidRDefault="00B06798" w:rsidP="00853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286" w:author="Windows" w:date="2026-10-09T08:13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</w:pPr>
      <w:ins w:id="287" w:author="Windows" w:date="2026-10-09T08:43:00Z">
        <w:r w:rsidRPr="00B06798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drawing>
            <wp:inline distT="0" distB="0" distL="0" distR="0" wp14:anchorId="03463C29" wp14:editId="387E93A9">
              <wp:extent cx="5563082" cy="6934801"/>
              <wp:effectExtent l="0" t="0" r="0" b="0"/>
              <wp:docPr id="1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63082" cy="693480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FC3D1A8" w14:textId="77777777" w:rsidR="00554F92" w:rsidRDefault="008538AD" w:rsidP="008538AD">
      <w:pPr>
        <w:pStyle w:val="HTML"/>
        <w:rPr>
          <w:ins w:id="288" w:author="Windows" w:date="2026-10-09T08:46:00Z"/>
          <w:rFonts w:ascii="Times New Roman" w:hAnsi="Times New Roman" w:cs="Times New Roman"/>
          <w:sz w:val="24"/>
          <w:szCs w:val="24"/>
        </w:rPr>
      </w:pPr>
      <w:r w:rsidRPr="005E71F5">
        <w:rPr>
          <w:rFonts w:ascii="Times New Roman" w:hAnsi="Times New Roman" w:cs="Times New Roman"/>
          <w:sz w:val="24"/>
          <w:szCs w:val="24"/>
          <w:lang w:val="en-US"/>
          <w:rPrChange w:id="289" w:author="Windows" w:date="2026-10-09T08:13:00Z">
            <w:rPr>
              <w:rFonts w:ascii="Times New Roman" w:hAnsi="Times New Roman" w:cs="Times New Roman"/>
              <w:sz w:val="24"/>
              <w:szCs w:val="24"/>
            </w:rPr>
          </w:rPrChange>
        </w:rPr>
        <w:t>---</w:t>
      </w:r>
      <w:r w:rsidRPr="005E71F5">
        <w:rPr>
          <w:rFonts w:ascii="Times New Roman" w:hAnsi="Times New Roman" w:cs="Times New Roman"/>
          <w:sz w:val="24"/>
          <w:szCs w:val="24"/>
          <w:lang w:val="en-US"/>
          <w:rPrChange w:id="290" w:author="Windows" w:date="2026-10-09T08:13:00Z">
            <w:rPr>
              <w:rFonts w:ascii="Times New Roman" w:hAnsi="Times New Roman" w:cs="Times New Roman"/>
              <w:sz w:val="24"/>
              <w:szCs w:val="24"/>
            </w:rPr>
          </w:rPrChange>
        </w:rPr>
        <w:br/>
      </w:r>
      <w:r w:rsidRPr="005E71F5">
        <w:rPr>
          <w:rFonts w:ascii="Times New Roman" w:hAnsi="Times New Roman" w:cs="Times New Roman"/>
          <w:sz w:val="24"/>
          <w:szCs w:val="24"/>
          <w:lang w:val="en-US"/>
          <w:rPrChange w:id="291" w:author="Windows" w:date="2026-10-09T08:13:00Z">
            <w:rPr>
              <w:rFonts w:ascii="Times New Roman" w:hAnsi="Times New Roman" w:cs="Times New Roman"/>
              <w:sz w:val="24"/>
              <w:szCs w:val="24"/>
            </w:rPr>
          </w:rPrChange>
        </w:rPr>
        <w:br/>
      </w:r>
      <w:r w:rsidRPr="008538AD">
        <w:rPr>
          <w:rFonts w:ascii="Times New Roman" w:hAnsi="Times New Roman" w:cs="Times New Roman"/>
          <w:sz w:val="24"/>
          <w:szCs w:val="24"/>
        </w:rPr>
        <w:t>Задание</w:t>
      </w:r>
      <w:r w:rsidRPr="005E71F5">
        <w:rPr>
          <w:rFonts w:ascii="Times New Roman" w:hAnsi="Times New Roman" w:cs="Times New Roman"/>
          <w:sz w:val="24"/>
          <w:szCs w:val="24"/>
          <w:lang w:val="en-US"/>
          <w:rPrChange w:id="292" w:author="Windows" w:date="2026-10-09T08:13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B4. URI-</w:t>
      </w:r>
      <w:r w:rsidRPr="008538AD">
        <w:rPr>
          <w:rFonts w:ascii="Times New Roman" w:hAnsi="Times New Roman" w:cs="Times New Roman"/>
          <w:sz w:val="24"/>
          <w:szCs w:val="24"/>
        </w:rPr>
        <w:t>связи</w:t>
      </w:r>
      <w:r w:rsidRPr="005E71F5">
        <w:rPr>
          <w:rFonts w:ascii="Times New Roman" w:hAnsi="Times New Roman" w:cs="Times New Roman"/>
          <w:sz w:val="24"/>
          <w:szCs w:val="24"/>
          <w:lang w:val="en-US"/>
          <w:rPrChange w:id="293" w:author="Windows" w:date="2026-10-09T08:13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</w:t>
      </w:r>
      <w:r w:rsidRPr="008538AD">
        <w:rPr>
          <w:rFonts w:ascii="Times New Roman" w:hAnsi="Times New Roman" w:cs="Times New Roman"/>
          <w:sz w:val="24"/>
          <w:szCs w:val="24"/>
        </w:rPr>
        <w:t>и</w:t>
      </w:r>
      <w:r w:rsidRPr="005E71F5">
        <w:rPr>
          <w:rFonts w:ascii="Times New Roman" w:hAnsi="Times New Roman" w:cs="Times New Roman"/>
          <w:sz w:val="24"/>
          <w:szCs w:val="24"/>
          <w:lang w:val="en-US"/>
          <w:rPrChange w:id="294" w:author="Windows" w:date="2026-10-09T08:13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REST-</w:t>
      </w:r>
      <w:r w:rsidRPr="008538AD">
        <w:rPr>
          <w:rFonts w:ascii="Times New Roman" w:hAnsi="Times New Roman" w:cs="Times New Roman"/>
          <w:sz w:val="24"/>
          <w:szCs w:val="24"/>
        </w:rPr>
        <w:t>дизайн</w:t>
      </w:r>
      <w:r w:rsidRPr="005E71F5">
        <w:rPr>
          <w:rFonts w:ascii="Times New Roman" w:hAnsi="Times New Roman" w:cs="Times New Roman"/>
          <w:sz w:val="24"/>
          <w:szCs w:val="24"/>
          <w:lang w:val="en-US"/>
          <w:rPrChange w:id="295" w:author="Windows" w:date="2026-10-09T08:13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(5 </w:t>
      </w:r>
      <w:r w:rsidRPr="008538AD">
        <w:rPr>
          <w:rFonts w:ascii="Times New Roman" w:hAnsi="Times New Roman" w:cs="Times New Roman"/>
          <w:sz w:val="24"/>
          <w:szCs w:val="24"/>
        </w:rPr>
        <w:t>баллов</w:t>
      </w:r>
      <w:r w:rsidRPr="005E71F5">
        <w:rPr>
          <w:rFonts w:ascii="Times New Roman" w:hAnsi="Times New Roman" w:cs="Times New Roman"/>
          <w:sz w:val="24"/>
          <w:szCs w:val="24"/>
          <w:lang w:val="en-US"/>
          <w:rPrChange w:id="296" w:author="Windows" w:date="2026-10-09T08:13:00Z">
            <w:rPr>
              <w:rFonts w:ascii="Times New Roman" w:hAnsi="Times New Roman" w:cs="Times New Roman"/>
              <w:sz w:val="24"/>
              <w:szCs w:val="24"/>
            </w:rPr>
          </w:rPrChange>
        </w:rPr>
        <w:t>)</w:t>
      </w:r>
      <w:r w:rsidRPr="005E71F5">
        <w:rPr>
          <w:rFonts w:ascii="Times New Roman" w:hAnsi="Times New Roman" w:cs="Times New Roman"/>
          <w:sz w:val="24"/>
          <w:szCs w:val="24"/>
          <w:lang w:val="en-US"/>
          <w:rPrChange w:id="297" w:author="Windows" w:date="2026-10-09T08:13:00Z">
            <w:rPr>
              <w:rFonts w:ascii="Times New Roman" w:hAnsi="Times New Roman" w:cs="Times New Roman"/>
              <w:sz w:val="24"/>
              <w:szCs w:val="24"/>
            </w:rPr>
          </w:rPrChange>
        </w:rPr>
        <w:br/>
      </w:r>
      <w:r w:rsidRPr="005E71F5">
        <w:rPr>
          <w:rFonts w:ascii="Times New Roman" w:hAnsi="Times New Roman" w:cs="Times New Roman"/>
          <w:sz w:val="24"/>
          <w:szCs w:val="24"/>
          <w:lang w:val="en-US"/>
          <w:rPrChange w:id="298" w:author="Windows" w:date="2026-10-09T08:13:00Z">
            <w:rPr>
              <w:rFonts w:ascii="Times New Roman" w:hAnsi="Times New Roman" w:cs="Times New Roman"/>
              <w:sz w:val="24"/>
              <w:szCs w:val="24"/>
            </w:rPr>
          </w:rPrChange>
        </w:rPr>
        <w:br/>
      </w:r>
      <w:r w:rsidRPr="008538AD">
        <w:rPr>
          <w:rFonts w:ascii="Times New Roman" w:hAnsi="Times New Roman" w:cs="Times New Roman"/>
          <w:sz w:val="24"/>
          <w:szCs w:val="24"/>
        </w:rPr>
        <w:t>Для</w:t>
      </w:r>
      <w:r w:rsidRPr="005E71F5">
        <w:rPr>
          <w:rFonts w:ascii="Times New Roman" w:hAnsi="Times New Roman" w:cs="Times New Roman"/>
          <w:sz w:val="24"/>
          <w:szCs w:val="24"/>
          <w:lang w:val="en-US"/>
          <w:rPrChange w:id="299" w:author="Windows" w:date="2026-10-09T08:13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</w:t>
      </w:r>
      <w:r w:rsidRPr="008538AD">
        <w:rPr>
          <w:rFonts w:ascii="Times New Roman" w:hAnsi="Times New Roman" w:cs="Times New Roman"/>
          <w:sz w:val="24"/>
          <w:szCs w:val="24"/>
        </w:rPr>
        <w:t>сущностей</w:t>
      </w:r>
      <w:r w:rsidRPr="005E71F5">
        <w:rPr>
          <w:rFonts w:ascii="Times New Roman" w:hAnsi="Times New Roman" w:cs="Times New Roman"/>
          <w:sz w:val="24"/>
          <w:szCs w:val="24"/>
          <w:lang w:val="en-US"/>
          <w:rPrChange w:id="300" w:author="Windows" w:date="2026-10-09T08:13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Category </w:t>
      </w:r>
      <w:r w:rsidRPr="008538AD">
        <w:rPr>
          <w:rFonts w:ascii="Times New Roman" w:hAnsi="Times New Roman" w:cs="Times New Roman"/>
          <w:sz w:val="24"/>
          <w:szCs w:val="24"/>
        </w:rPr>
        <w:t>и</w:t>
      </w:r>
      <w:r w:rsidRPr="005E71F5">
        <w:rPr>
          <w:rFonts w:ascii="Times New Roman" w:hAnsi="Times New Roman" w:cs="Times New Roman"/>
          <w:sz w:val="24"/>
          <w:szCs w:val="24"/>
          <w:lang w:val="en-US"/>
          <w:rPrChange w:id="301" w:author="Windows" w:date="2026-10-09T08:13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Product (Product </w:t>
      </w:r>
      <w:r w:rsidRPr="008538AD">
        <w:rPr>
          <w:rFonts w:ascii="Times New Roman" w:hAnsi="Times New Roman" w:cs="Times New Roman"/>
          <w:sz w:val="24"/>
          <w:szCs w:val="24"/>
        </w:rPr>
        <w:t>принадлежит</w:t>
      </w:r>
      <w:r w:rsidRPr="005E71F5">
        <w:rPr>
          <w:rFonts w:ascii="Times New Roman" w:hAnsi="Times New Roman" w:cs="Times New Roman"/>
          <w:sz w:val="24"/>
          <w:szCs w:val="24"/>
          <w:lang w:val="en-US"/>
          <w:rPrChange w:id="302" w:author="Windows" w:date="2026-10-09T08:13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Category) </w:t>
      </w:r>
      <w:r w:rsidRPr="008538AD">
        <w:rPr>
          <w:rFonts w:ascii="Times New Roman" w:hAnsi="Times New Roman" w:cs="Times New Roman"/>
          <w:sz w:val="24"/>
          <w:szCs w:val="24"/>
        </w:rPr>
        <w:t>спроектируйте</w:t>
      </w:r>
      <w:r w:rsidRPr="005E71F5">
        <w:rPr>
          <w:rFonts w:ascii="Times New Roman" w:hAnsi="Times New Roman" w:cs="Times New Roman"/>
          <w:sz w:val="24"/>
          <w:szCs w:val="24"/>
          <w:lang w:val="en-US"/>
          <w:rPrChange w:id="303" w:author="Windows" w:date="2026-10-09T08:13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URI-</w:t>
      </w:r>
      <w:r w:rsidRPr="008538AD">
        <w:rPr>
          <w:rFonts w:ascii="Times New Roman" w:hAnsi="Times New Roman" w:cs="Times New Roman"/>
          <w:sz w:val="24"/>
          <w:szCs w:val="24"/>
        </w:rPr>
        <w:t>схему</w:t>
      </w:r>
      <w:r w:rsidRPr="005E71F5">
        <w:rPr>
          <w:rFonts w:ascii="Times New Roman" w:hAnsi="Times New Roman" w:cs="Times New Roman"/>
          <w:sz w:val="24"/>
          <w:szCs w:val="24"/>
          <w:lang w:val="en-US"/>
          <w:rPrChange w:id="304" w:author="Windows" w:date="2026-10-09T08:13:00Z">
            <w:rPr>
              <w:rFonts w:ascii="Times New Roman" w:hAnsi="Times New Roman" w:cs="Times New Roman"/>
              <w:sz w:val="24"/>
              <w:szCs w:val="24"/>
            </w:rPr>
          </w:rPrChange>
        </w:rPr>
        <w:t>:</w:t>
      </w:r>
      <w:r w:rsidRPr="005E71F5">
        <w:rPr>
          <w:rFonts w:ascii="Times New Roman" w:hAnsi="Times New Roman" w:cs="Times New Roman"/>
          <w:sz w:val="24"/>
          <w:szCs w:val="24"/>
          <w:lang w:val="en-US"/>
          <w:rPrChange w:id="305" w:author="Windows" w:date="2026-10-09T08:13:00Z">
            <w:rPr>
              <w:rFonts w:ascii="Times New Roman" w:hAnsi="Times New Roman" w:cs="Times New Roman"/>
              <w:sz w:val="24"/>
              <w:szCs w:val="24"/>
            </w:rPr>
          </w:rPrChange>
        </w:rPr>
        <w:br/>
      </w:r>
      <w:r w:rsidRPr="005E71F5">
        <w:rPr>
          <w:rFonts w:ascii="Times New Roman" w:hAnsi="Times New Roman" w:cs="Times New Roman"/>
          <w:sz w:val="24"/>
          <w:szCs w:val="24"/>
          <w:lang w:val="en-US"/>
          <w:rPrChange w:id="306" w:author="Windows" w:date="2026-10-09T08:13:00Z">
            <w:rPr>
              <w:rFonts w:ascii="Times New Roman" w:hAnsi="Times New Roman" w:cs="Times New Roman"/>
              <w:sz w:val="24"/>
              <w:szCs w:val="24"/>
            </w:rPr>
          </w:rPrChange>
        </w:rPr>
        <w:br/>
      </w:r>
      <w:r w:rsidRPr="008538AD">
        <w:rPr>
          <w:rFonts w:ascii="Times New Roman" w:hAnsi="Times New Roman" w:cs="Times New Roman"/>
          <w:sz w:val="24"/>
          <w:szCs w:val="24"/>
        </w:rPr>
        <w:t>Операция</w:t>
      </w:r>
      <w:r w:rsidRPr="005E71F5">
        <w:rPr>
          <w:rFonts w:ascii="Times New Roman" w:hAnsi="Times New Roman" w:cs="Times New Roman"/>
          <w:sz w:val="24"/>
          <w:szCs w:val="24"/>
          <w:lang w:val="en-US"/>
          <w:rPrChange w:id="307" w:author="Windows" w:date="2026-10-09T08:13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HTTP-</w:t>
      </w:r>
      <w:r w:rsidRPr="008538AD">
        <w:rPr>
          <w:rFonts w:ascii="Times New Roman" w:hAnsi="Times New Roman" w:cs="Times New Roman"/>
          <w:sz w:val="24"/>
          <w:szCs w:val="24"/>
        </w:rPr>
        <w:t>метод</w:t>
      </w:r>
      <w:r w:rsidRPr="005E71F5">
        <w:rPr>
          <w:rFonts w:ascii="Times New Roman" w:hAnsi="Times New Roman" w:cs="Times New Roman"/>
          <w:sz w:val="24"/>
          <w:szCs w:val="24"/>
          <w:lang w:val="en-US"/>
          <w:rPrChange w:id="308" w:author="Windows" w:date="2026-10-09T08:13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URI</w:t>
      </w:r>
      <w:r w:rsidRPr="005E71F5">
        <w:rPr>
          <w:rFonts w:ascii="Times New Roman" w:hAnsi="Times New Roman" w:cs="Times New Roman"/>
          <w:sz w:val="24"/>
          <w:szCs w:val="24"/>
          <w:lang w:val="en-US"/>
          <w:rPrChange w:id="309" w:author="Windows" w:date="2026-10-09T08:13:00Z">
            <w:rPr>
              <w:rFonts w:ascii="Times New Roman" w:hAnsi="Times New Roman" w:cs="Times New Roman"/>
              <w:sz w:val="24"/>
              <w:szCs w:val="24"/>
            </w:rPr>
          </w:rPrChange>
        </w:rPr>
        <w:br/>
      </w:r>
      <w:r w:rsidRPr="008538AD">
        <w:rPr>
          <w:rFonts w:ascii="Times New Roman" w:hAnsi="Times New Roman" w:cs="Times New Roman"/>
          <w:sz w:val="24"/>
          <w:szCs w:val="24"/>
        </w:rPr>
        <w:t>Получить</w:t>
      </w:r>
      <w:r w:rsidRPr="005E71F5">
        <w:rPr>
          <w:rFonts w:ascii="Times New Roman" w:hAnsi="Times New Roman" w:cs="Times New Roman"/>
          <w:sz w:val="24"/>
          <w:szCs w:val="24"/>
          <w:lang w:val="en-US"/>
          <w:rPrChange w:id="310" w:author="Windows" w:date="2026-10-09T08:13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</w:t>
      </w:r>
      <w:r w:rsidRPr="008538AD">
        <w:rPr>
          <w:rFonts w:ascii="Times New Roman" w:hAnsi="Times New Roman" w:cs="Times New Roman"/>
          <w:sz w:val="24"/>
          <w:szCs w:val="24"/>
        </w:rPr>
        <w:t>все</w:t>
      </w:r>
      <w:r w:rsidRPr="005E71F5">
        <w:rPr>
          <w:rFonts w:ascii="Times New Roman" w:hAnsi="Times New Roman" w:cs="Times New Roman"/>
          <w:sz w:val="24"/>
          <w:szCs w:val="24"/>
          <w:lang w:val="en-US"/>
          <w:rPrChange w:id="311" w:author="Windows" w:date="2026-10-09T08:13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</w:t>
      </w:r>
      <w:r w:rsidRPr="008538AD">
        <w:rPr>
          <w:rFonts w:ascii="Times New Roman" w:hAnsi="Times New Roman" w:cs="Times New Roman"/>
          <w:sz w:val="24"/>
          <w:szCs w:val="24"/>
        </w:rPr>
        <w:t>товары</w:t>
      </w:r>
      <w:r w:rsidRPr="005E71F5">
        <w:rPr>
          <w:rFonts w:ascii="Times New Roman" w:hAnsi="Times New Roman" w:cs="Times New Roman"/>
          <w:sz w:val="24"/>
          <w:szCs w:val="24"/>
          <w:lang w:val="en-US"/>
          <w:rPrChange w:id="312" w:author="Windows" w:date="2026-10-09T08:13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</w:t>
      </w:r>
      <w:proofErr w:type="gramStart"/>
      <w:r w:rsidRPr="008538AD">
        <w:rPr>
          <w:rFonts w:ascii="Times New Roman" w:hAnsi="Times New Roman" w:cs="Times New Roman"/>
          <w:sz w:val="24"/>
          <w:szCs w:val="24"/>
        </w:rPr>
        <w:t>категории</w:t>
      </w:r>
      <w:r w:rsidRPr="005E71F5">
        <w:rPr>
          <w:rFonts w:ascii="Times New Roman" w:hAnsi="Times New Roman" w:cs="Times New Roman"/>
          <w:sz w:val="24"/>
          <w:szCs w:val="24"/>
          <w:lang w:val="en-US"/>
          <w:rPrChange w:id="313" w:author="Windows" w:date="2026-10-09T08:13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?</w:t>
      </w:r>
      <w:proofErr w:type="gramEnd"/>
      <w:r w:rsidRPr="005E71F5">
        <w:rPr>
          <w:rFonts w:ascii="Times New Roman" w:hAnsi="Times New Roman" w:cs="Times New Roman"/>
          <w:sz w:val="24"/>
          <w:szCs w:val="24"/>
          <w:lang w:val="en-US"/>
          <w:rPrChange w:id="314" w:author="Windows" w:date="2026-10-09T08:13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?</w:t>
      </w:r>
      <w:r w:rsidRPr="005E71F5">
        <w:rPr>
          <w:rFonts w:ascii="Times New Roman" w:hAnsi="Times New Roman" w:cs="Times New Roman"/>
          <w:sz w:val="24"/>
          <w:szCs w:val="24"/>
          <w:lang w:val="en-US"/>
          <w:rPrChange w:id="315" w:author="Windows" w:date="2026-10-09T08:13:00Z">
            <w:rPr>
              <w:rFonts w:ascii="Times New Roman" w:hAnsi="Times New Roman" w:cs="Times New Roman"/>
              <w:sz w:val="24"/>
              <w:szCs w:val="24"/>
            </w:rPr>
          </w:rPrChange>
        </w:rPr>
        <w:br/>
      </w:r>
      <w:r w:rsidRPr="008538AD">
        <w:rPr>
          <w:rFonts w:ascii="Times New Roman" w:hAnsi="Times New Roman" w:cs="Times New Roman"/>
          <w:sz w:val="24"/>
          <w:szCs w:val="24"/>
        </w:rPr>
        <w:t xml:space="preserve">Получить конкретный </w:t>
      </w:r>
      <w:proofErr w:type="gramStart"/>
      <w:r w:rsidRPr="008538AD">
        <w:rPr>
          <w:rFonts w:ascii="Times New Roman" w:hAnsi="Times New Roman" w:cs="Times New Roman"/>
          <w:sz w:val="24"/>
          <w:szCs w:val="24"/>
        </w:rPr>
        <w:t>товар ?</w:t>
      </w:r>
      <w:proofErr w:type="gramEnd"/>
      <w:r w:rsidRPr="008538AD">
        <w:rPr>
          <w:rFonts w:ascii="Times New Roman" w:hAnsi="Times New Roman" w:cs="Times New Roman"/>
          <w:sz w:val="24"/>
          <w:szCs w:val="24"/>
        </w:rPr>
        <w:t xml:space="preserve"> ?</w:t>
      </w:r>
      <w:r w:rsidRPr="008538AD">
        <w:rPr>
          <w:rFonts w:ascii="Times New Roman" w:hAnsi="Times New Roman" w:cs="Times New Roman"/>
          <w:sz w:val="24"/>
          <w:szCs w:val="24"/>
        </w:rPr>
        <w:br/>
        <w:t xml:space="preserve">Создать товар в </w:t>
      </w:r>
      <w:proofErr w:type="gramStart"/>
      <w:r w:rsidRPr="008538AD">
        <w:rPr>
          <w:rFonts w:ascii="Times New Roman" w:hAnsi="Times New Roman" w:cs="Times New Roman"/>
          <w:sz w:val="24"/>
          <w:szCs w:val="24"/>
        </w:rPr>
        <w:t>категории ?</w:t>
      </w:r>
      <w:proofErr w:type="gramEnd"/>
      <w:r w:rsidRPr="008538AD">
        <w:rPr>
          <w:rFonts w:ascii="Times New Roman" w:hAnsi="Times New Roman" w:cs="Times New Roman"/>
          <w:sz w:val="24"/>
          <w:szCs w:val="24"/>
        </w:rPr>
        <w:t xml:space="preserve"> ?</w:t>
      </w:r>
      <w:r w:rsidRPr="008538AD">
        <w:rPr>
          <w:rFonts w:ascii="Times New Roman" w:hAnsi="Times New Roman" w:cs="Times New Roman"/>
          <w:sz w:val="24"/>
          <w:szCs w:val="24"/>
        </w:rPr>
        <w:br/>
        <w:t xml:space="preserve">Удалить </w:t>
      </w:r>
      <w:proofErr w:type="gramStart"/>
      <w:r w:rsidRPr="008538AD">
        <w:rPr>
          <w:rFonts w:ascii="Times New Roman" w:hAnsi="Times New Roman" w:cs="Times New Roman"/>
          <w:sz w:val="24"/>
          <w:szCs w:val="24"/>
        </w:rPr>
        <w:t>товар ?</w:t>
      </w:r>
      <w:proofErr w:type="gramEnd"/>
      <w:r w:rsidRPr="008538AD">
        <w:rPr>
          <w:rFonts w:ascii="Times New Roman" w:hAnsi="Times New Roman" w:cs="Times New Roman"/>
          <w:sz w:val="24"/>
          <w:szCs w:val="24"/>
        </w:rPr>
        <w:t xml:space="preserve"> ?</w:t>
      </w:r>
      <w:r w:rsidRPr="008538AD">
        <w:rPr>
          <w:rFonts w:ascii="Times New Roman" w:hAnsi="Times New Roman" w:cs="Times New Roman"/>
          <w:sz w:val="24"/>
          <w:szCs w:val="24"/>
        </w:rPr>
        <w:br/>
      </w:r>
      <w:r w:rsidRPr="008538AD">
        <w:rPr>
          <w:rFonts w:ascii="Times New Roman" w:hAnsi="Times New Roman" w:cs="Times New Roman"/>
          <w:sz w:val="24"/>
          <w:szCs w:val="24"/>
        </w:rPr>
        <w:br/>
      </w:r>
      <w:r w:rsidRPr="008538AD">
        <w:rPr>
          <w:rFonts w:ascii="Times New Roman" w:hAnsi="Times New Roman" w:cs="Times New Roman"/>
          <w:sz w:val="24"/>
          <w:szCs w:val="24"/>
        </w:rPr>
        <w:lastRenderedPageBreak/>
        <w:t>Дополнительно: объясните, почему URI вложенных ресурсов (например, /</w:t>
      </w:r>
      <w:proofErr w:type="spellStart"/>
      <w:r w:rsidRPr="008538AD">
        <w:rPr>
          <w:rFonts w:ascii="Times New Roman" w:hAnsi="Times New Roman" w:cs="Times New Roman"/>
          <w:sz w:val="24"/>
          <w:szCs w:val="24"/>
        </w:rPr>
        <w:t>categories</w:t>
      </w:r>
      <w:proofErr w:type="spellEnd"/>
      <w:r w:rsidRPr="008538AD">
        <w:rPr>
          <w:rFonts w:ascii="Times New Roman" w:hAnsi="Times New Roman" w:cs="Times New Roman"/>
          <w:sz w:val="24"/>
          <w:szCs w:val="24"/>
        </w:rPr>
        <w:t>/{</w:t>
      </w:r>
      <w:proofErr w:type="spellStart"/>
      <w:r w:rsidRPr="008538AD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8538AD">
        <w:rPr>
          <w:rFonts w:ascii="Times New Roman" w:hAnsi="Times New Roman" w:cs="Times New Roman"/>
          <w:sz w:val="24"/>
          <w:szCs w:val="24"/>
        </w:rPr>
        <w:t>}/</w:t>
      </w:r>
      <w:proofErr w:type="spellStart"/>
      <w:r w:rsidRPr="008538AD">
        <w:rPr>
          <w:rFonts w:ascii="Times New Roman" w:hAnsi="Times New Roman" w:cs="Times New Roman"/>
          <w:sz w:val="24"/>
          <w:szCs w:val="24"/>
        </w:rPr>
        <w:t>products</w:t>
      </w:r>
      <w:proofErr w:type="spellEnd"/>
      <w:r w:rsidRPr="008538AD">
        <w:rPr>
          <w:rFonts w:ascii="Times New Roman" w:hAnsi="Times New Roman" w:cs="Times New Roman"/>
          <w:sz w:val="24"/>
          <w:szCs w:val="24"/>
        </w:rPr>
        <w:t xml:space="preserve">) предпочтительнее, чем передача </w:t>
      </w:r>
      <w:proofErr w:type="spellStart"/>
      <w:r w:rsidRPr="008538AD">
        <w:rPr>
          <w:rFonts w:ascii="Times New Roman" w:hAnsi="Times New Roman" w:cs="Times New Roman"/>
          <w:sz w:val="24"/>
          <w:szCs w:val="24"/>
        </w:rPr>
        <w:t>categoryId</w:t>
      </w:r>
      <w:proofErr w:type="spellEnd"/>
      <w:r w:rsidRPr="008538AD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8538AD">
        <w:rPr>
          <w:rFonts w:ascii="Times New Roman" w:hAnsi="Times New Roman" w:cs="Times New Roman"/>
          <w:sz w:val="24"/>
          <w:szCs w:val="24"/>
        </w:rPr>
        <w:t>query</w:t>
      </w:r>
      <w:proofErr w:type="spellEnd"/>
      <w:r w:rsidRPr="00853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8AD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8538AD">
        <w:rPr>
          <w:rFonts w:ascii="Times New Roman" w:hAnsi="Times New Roman" w:cs="Times New Roman"/>
          <w:sz w:val="24"/>
          <w:szCs w:val="24"/>
        </w:rPr>
        <w:t xml:space="preserve"> при создании сущности.</w:t>
      </w:r>
      <w:r w:rsidRPr="008538AD">
        <w:rPr>
          <w:rFonts w:ascii="Times New Roman" w:hAnsi="Times New Roman" w:cs="Times New Roman"/>
          <w:sz w:val="24"/>
          <w:szCs w:val="24"/>
        </w:rPr>
        <w:br/>
      </w:r>
      <w:r w:rsidRPr="008538AD">
        <w:rPr>
          <w:rFonts w:ascii="Times New Roman" w:hAnsi="Times New Roman" w:cs="Times New Roman"/>
          <w:sz w:val="24"/>
          <w:szCs w:val="24"/>
        </w:rPr>
        <w:br/>
        <w:t>Ваш ответ:</w:t>
      </w:r>
    </w:p>
    <w:p w14:paraId="0B08E50E" w14:textId="77777777" w:rsidR="00554F92" w:rsidRDefault="00554F92" w:rsidP="008538AD">
      <w:pPr>
        <w:pStyle w:val="HTML"/>
        <w:rPr>
          <w:ins w:id="316" w:author="Windows" w:date="2026-10-09T08:46:00Z"/>
          <w:rFonts w:ascii="Times New Roman" w:hAnsi="Times New Roman" w:cs="Times New Roman"/>
          <w:sz w:val="24"/>
          <w:szCs w:val="24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13"/>
        <w:gridCol w:w="1996"/>
        <w:gridCol w:w="5036"/>
      </w:tblGrid>
      <w:tr w:rsidR="00554F92" w14:paraId="04E90053" w14:textId="77777777" w:rsidTr="00554F92">
        <w:trPr>
          <w:ins w:id="317" w:author="Windows" w:date="2026-10-09T08:47:00Z"/>
        </w:trPr>
        <w:tc>
          <w:tcPr>
            <w:tcW w:w="3115" w:type="dxa"/>
          </w:tcPr>
          <w:p w14:paraId="259138EA" w14:textId="3F6B0366" w:rsidR="00554F92" w:rsidRPr="00554F92" w:rsidRDefault="00554F92" w:rsidP="008538AD">
            <w:pPr>
              <w:pStyle w:val="HTML"/>
              <w:rPr>
                <w:ins w:id="318" w:author="Windows" w:date="2026-10-09T08:47:00Z"/>
                <w:rFonts w:ascii="Times New Roman" w:hAnsi="Times New Roman" w:cs="Times New Roman"/>
                <w:sz w:val="24"/>
                <w:szCs w:val="24"/>
                <w:rPrChange w:id="319" w:author="Windows" w:date="2026-10-09T08:47:00Z">
                  <w:rPr>
                    <w:ins w:id="320" w:author="Windows" w:date="2026-10-09T08:47:00Z"/>
                    <w:rFonts w:ascii="Times New Roman" w:hAnsi="Times New Roman" w:cs="Times New Roman"/>
                    <w:sz w:val="24"/>
                    <w:szCs w:val="24"/>
                  </w:rPr>
                </w:rPrChange>
              </w:rPr>
            </w:pPr>
            <w:ins w:id="321" w:author="Windows" w:date="2026-10-09T08:47:00Z">
              <w:r>
                <w:rPr>
                  <w:rFonts w:ascii="Times New Roman" w:hAnsi="Times New Roman" w:cs="Times New Roman"/>
                  <w:sz w:val="24"/>
                  <w:szCs w:val="24"/>
                </w:rPr>
                <w:t>Получить все товары категории</w:t>
              </w:r>
            </w:ins>
          </w:p>
        </w:tc>
        <w:tc>
          <w:tcPr>
            <w:tcW w:w="3115" w:type="dxa"/>
          </w:tcPr>
          <w:p w14:paraId="4F412FBE" w14:textId="03ACC0D0" w:rsidR="00554F92" w:rsidRPr="00554F92" w:rsidRDefault="00554F92" w:rsidP="008538AD">
            <w:pPr>
              <w:pStyle w:val="HTML"/>
              <w:rPr>
                <w:ins w:id="322" w:author="Windows" w:date="2026-10-09T08:47:00Z"/>
                <w:rFonts w:ascii="Times New Roman" w:hAnsi="Times New Roman" w:cs="Times New Roman"/>
                <w:sz w:val="24"/>
                <w:szCs w:val="24"/>
                <w:lang w:val="en-US"/>
                <w:rPrChange w:id="323" w:author="Windows" w:date="2026-10-09T08:48:00Z">
                  <w:rPr>
                    <w:ins w:id="324" w:author="Windows" w:date="2026-10-09T08:47:00Z"/>
                    <w:rFonts w:ascii="Times New Roman" w:hAnsi="Times New Roman" w:cs="Times New Roman"/>
                    <w:sz w:val="24"/>
                    <w:szCs w:val="24"/>
                  </w:rPr>
                </w:rPrChange>
              </w:rPr>
            </w:pPr>
            <w:ins w:id="325" w:author="Windows" w:date="2026-10-09T08:48:00Z">
              <w: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w:t>get</w:t>
              </w:r>
            </w:ins>
          </w:p>
        </w:tc>
        <w:tc>
          <w:tcPr>
            <w:tcW w:w="3115" w:type="dxa"/>
          </w:tcPr>
          <w:p w14:paraId="12D15CFD" w14:textId="410844DB" w:rsidR="00554F92" w:rsidRPr="00554F92" w:rsidRDefault="00554F92" w:rsidP="008538AD">
            <w:pPr>
              <w:pStyle w:val="HTML"/>
              <w:rPr>
                <w:ins w:id="326" w:author="Windows" w:date="2026-10-09T08:47:00Z"/>
                <w:rFonts w:ascii="Times New Roman" w:hAnsi="Times New Roman" w:cs="Times New Roman"/>
                <w:sz w:val="24"/>
                <w:szCs w:val="24"/>
                <w:lang w:val="en-US"/>
                <w:rPrChange w:id="327" w:author="Windows" w:date="2026-10-09T08:48:00Z">
                  <w:rPr>
                    <w:ins w:id="328" w:author="Windows" w:date="2026-10-09T08:47:00Z"/>
                    <w:rFonts w:ascii="Times New Roman" w:hAnsi="Times New Roman" w:cs="Times New Roman"/>
                    <w:sz w:val="24"/>
                    <w:szCs w:val="24"/>
                  </w:rPr>
                </w:rPrChange>
              </w:rPr>
            </w:pPr>
            <w:ins w:id="329" w:author="Windows" w:date="2026-10-09T08:48:00Z">
              <w: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w:t>/</w:t>
              </w:r>
              <w:proofErr w:type="spellStart"/>
              <w: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w:t>api</w:t>
              </w:r>
              <w:proofErr w:type="spellEnd"/>
              <w: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w:t>/categories/{</w:t>
              </w:r>
              <w:proofErr w:type="spellStart"/>
              <w: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w:t>categoryid</w:t>
              </w:r>
            </w:ins>
            <w:proofErr w:type="spellEnd"/>
            <w:ins w:id="330" w:author="Windows" w:date="2026-10-09T08:49:00Z">
              <w: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w:t>}/products</w:t>
              </w:r>
            </w:ins>
          </w:p>
        </w:tc>
      </w:tr>
      <w:tr w:rsidR="00554F92" w:rsidRPr="00554F92" w14:paraId="693601DF" w14:textId="77777777" w:rsidTr="00554F92">
        <w:trPr>
          <w:ins w:id="331" w:author="Windows" w:date="2026-10-09T08:47:00Z"/>
        </w:trPr>
        <w:tc>
          <w:tcPr>
            <w:tcW w:w="3115" w:type="dxa"/>
          </w:tcPr>
          <w:p w14:paraId="79BE1C48" w14:textId="64182248" w:rsidR="00554F92" w:rsidRDefault="00554F92" w:rsidP="008538AD">
            <w:pPr>
              <w:pStyle w:val="HTML"/>
              <w:rPr>
                <w:ins w:id="332" w:author="Windows" w:date="2026-10-09T08:47:00Z"/>
                <w:rFonts w:ascii="Times New Roman" w:hAnsi="Times New Roman" w:cs="Times New Roman"/>
                <w:sz w:val="24"/>
                <w:szCs w:val="24"/>
              </w:rPr>
            </w:pPr>
            <w:ins w:id="333" w:author="Windows" w:date="2026-10-09T08:47:00Z">
              <w:r>
                <w:rPr>
                  <w:rFonts w:ascii="Times New Roman" w:hAnsi="Times New Roman" w:cs="Times New Roman"/>
                  <w:sz w:val="24"/>
                  <w:szCs w:val="24"/>
                </w:rPr>
                <w:t>Получить конкретный товар</w:t>
              </w:r>
            </w:ins>
          </w:p>
        </w:tc>
        <w:tc>
          <w:tcPr>
            <w:tcW w:w="3115" w:type="dxa"/>
          </w:tcPr>
          <w:p w14:paraId="0D4FF5D6" w14:textId="7BC5B678" w:rsidR="00554F92" w:rsidRPr="00554F92" w:rsidRDefault="00554F92" w:rsidP="008538AD">
            <w:pPr>
              <w:pStyle w:val="HTML"/>
              <w:rPr>
                <w:ins w:id="334" w:author="Windows" w:date="2026-10-09T08:47:00Z"/>
                <w:rFonts w:ascii="Times New Roman" w:hAnsi="Times New Roman" w:cs="Times New Roman"/>
                <w:sz w:val="24"/>
                <w:szCs w:val="24"/>
                <w:lang w:val="en-US"/>
                <w:rPrChange w:id="335" w:author="Windows" w:date="2026-10-09T08:48:00Z">
                  <w:rPr>
                    <w:ins w:id="336" w:author="Windows" w:date="2026-10-09T08:47:00Z"/>
                    <w:rFonts w:ascii="Times New Roman" w:hAnsi="Times New Roman" w:cs="Times New Roman"/>
                    <w:sz w:val="24"/>
                    <w:szCs w:val="24"/>
                  </w:rPr>
                </w:rPrChange>
              </w:rPr>
            </w:pPr>
            <w:ins w:id="337" w:author="Windows" w:date="2026-10-09T08:48:00Z">
              <w: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w:t>get</w:t>
              </w:r>
            </w:ins>
          </w:p>
        </w:tc>
        <w:tc>
          <w:tcPr>
            <w:tcW w:w="3115" w:type="dxa"/>
          </w:tcPr>
          <w:p w14:paraId="4F96DA00" w14:textId="3C4C43BE" w:rsidR="00554F92" w:rsidRPr="00554F92" w:rsidRDefault="00554F92" w:rsidP="008538AD">
            <w:pPr>
              <w:pStyle w:val="HTML"/>
              <w:rPr>
                <w:ins w:id="338" w:author="Windows" w:date="2026-10-09T08:47:00Z"/>
                <w:rFonts w:ascii="Times New Roman" w:hAnsi="Times New Roman" w:cs="Times New Roman"/>
                <w:sz w:val="24"/>
                <w:szCs w:val="24"/>
                <w:lang w:val="en-US"/>
                <w:rPrChange w:id="339" w:author="Windows" w:date="2026-10-09T08:49:00Z">
                  <w:rPr>
                    <w:ins w:id="340" w:author="Windows" w:date="2026-10-09T08:47:00Z"/>
                    <w:rFonts w:ascii="Times New Roman" w:hAnsi="Times New Roman" w:cs="Times New Roman"/>
                    <w:sz w:val="24"/>
                    <w:szCs w:val="24"/>
                  </w:rPr>
                </w:rPrChange>
              </w:rPr>
            </w:pPr>
            <w:ins w:id="341" w:author="Windows" w:date="2026-10-09T08:49:00Z">
              <w: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w:t>/</w:t>
              </w:r>
              <w:proofErr w:type="spellStart"/>
              <w: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w:t>api</w:t>
              </w:r>
              <w:proofErr w:type="spellEnd"/>
              <w: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w:t>/categories/{</w:t>
              </w:r>
              <w:proofErr w:type="spellStart"/>
              <w: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w:t>categoryid</w:t>
              </w:r>
              <w:proofErr w:type="spellEnd"/>
              <w: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w:t>}</w:t>
              </w:r>
            </w:ins>
            <w:ins w:id="342" w:author="Windows" w:date="2026-10-09T08:50:00Z">
              <w: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w:t>/products/{productid}</w:t>
              </w:r>
            </w:ins>
          </w:p>
        </w:tc>
      </w:tr>
      <w:tr w:rsidR="00554F92" w14:paraId="61079626" w14:textId="77777777" w:rsidTr="00554F92">
        <w:trPr>
          <w:ins w:id="343" w:author="Windows" w:date="2026-10-09T08:47:00Z"/>
        </w:trPr>
        <w:tc>
          <w:tcPr>
            <w:tcW w:w="3115" w:type="dxa"/>
          </w:tcPr>
          <w:p w14:paraId="57F2B9FA" w14:textId="1ECA90A9" w:rsidR="00554F92" w:rsidRDefault="00554F92" w:rsidP="008538AD">
            <w:pPr>
              <w:pStyle w:val="HTML"/>
              <w:rPr>
                <w:ins w:id="344" w:author="Windows" w:date="2026-10-09T08:47:00Z"/>
                <w:rFonts w:ascii="Times New Roman" w:hAnsi="Times New Roman" w:cs="Times New Roman"/>
                <w:sz w:val="24"/>
                <w:szCs w:val="24"/>
              </w:rPr>
            </w:pPr>
            <w:ins w:id="345" w:author="Windows" w:date="2026-10-09T08:47:00Z">
              <w:r>
                <w:rPr>
                  <w:rFonts w:ascii="Times New Roman" w:hAnsi="Times New Roman" w:cs="Times New Roman"/>
                  <w:sz w:val="24"/>
                  <w:szCs w:val="24"/>
                </w:rPr>
                <w:t>Создать товар в категории</w:t>
              </w:r>
            </w:ins>
          </w:p>
        </w:tc>
        <w:tc>
          <w:tcPr>
            <w:tcW w:w="3115" w:type="dxa"/>
          </w:tcPr>
          <w:p w14:paraId="15D5903A" w14:textId="767883CF" w:rsidR="00554F92" w:rsidRPr="00554F92" w:rsidRDefault="00554F92" w:rsidP="008538AD">
            <w:pPr>
              <w:pStyle w:val="HTML"/>
              <w:rPr>
                <w:ins w:id="346" w:author="Windows" w:date="2026-10-09T08:47:00Z"/>
                <w:rFonts w:ascii="Times New Roman" w:hAnsi="Times New Roman" w:cs="Times New Roman"/>
                <w:sz w:val="24"/>
                <w:szCs w:val="24"/>
                <w:lang w:val="en-US"/>
                <w:rPrChange w:id="347" w:author="Windows" w:date="2026-10-09T08:48:00Z">
                  <w:rPr>
                    <w:ins w:id="348" w:author="Windows" w:date="2026-10-09T08:47:00Z"/>
                    <w:rFonts w:ascii="Times New Roman" w:hAnsi="Times New Roman" w:cs="Times New Roman"/>
                    <w:sz w:val="24"/>
                    <w:szCs w:val="24"/>
                  </w:rPr>
                </w:rPrChange>
              </w:rPr>
            </w:pPr>
            <w:ins w:id="349" w:author="Windows" w:date="2026-10-09T08:48:00Z">
              <w: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w:t>post</w:t>
              </w:r>
            </w:ins>
          </w:p>
        </w:tc>
        <w:tc>
          <w:tcPr>
            <w:tcW w:w="3115" w:type="dxa"/>
          </w:tcPr>
          <w:p w14:paraId="3D0AC3D5" w14:textId="4CE7CACD" w:rsidR="00554F92" w:rsidRPr="00554F92" w:rsidRDefault="00554F92" w:rsidP="008538AD">
            <w:pPr>
              <w:pStyle w:val="HTML"/>
              <w:rPr>
                <w:ins w:id="350" w:author="Windows" w:date="2026-10-09T08:47:00Z"/>
                <w:rFonts w:ascii="Times New Roman" w:hAnsi="Times New Roman" w:cs="Times New Roman"/>
                <w:sz w:val="24"/>
                <w:szCs w:val="24"/>
                <w:lang w:val="en-US"/>
                <w:rPrChange w:id="351" w:author="Windows" w:date="2026-10-09T08:50:00Z">
                  <w:rPr>
                    <w:ins w:id="352" w:author="Windows" w:date="2026-10-09T08:47:00Z"/>
                    <w:rFonts w:ascii="Times New Roman" w:hAnsi="Times New Roman" w:cs="Times New Roman"/>
                    <w:sz w:val="24"/>
                    <w:szCs w:val="24"/>
                  </w:rPr>
                </w:rPrChange>
              </w:rPr>
            </w:pPr>
            <w:ins w:id="353" w:author="Windows" w:date="2026-10-09T08:50:00Z">
              <w: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w:t>/</w:t>
              </w:r>
              <w:proofErr w:type="spellStart"/>
              <w: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w:t>api</w:t>
              </w:r>
              <w:proofErr w:type="spellEnd"/>
              <w: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w:t>/categories</w:t>
              </w:r>
            </w:ins>
            <w:ins w:id="354" w:author="Windows" w:date="2026-10-09T08:51:00Z">
              <w: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w:t>/{</w:t>
              </w:r>
              <w:proofErr w:type="spellStart"/>
              <w: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w:t>categoryid</w:t>
              </w:r>
              <w:proofErr w:type="spellEnd"/>
              <w: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w:t>}/products</w:t>
              </w:r>
            </w:ins>
          </w:p>
        </w:tc>
      </w:tr>
      <w:tr w:rsidR="00554F92" w:rsidRPr="00554F92" w14:paraId="31813B87" w14:textId="77777777" w:rsidTr="00554F92">
        <w:trPr>
          <w:ins w:id="355" w:author="Windows" w:date="2026-10-09T08:47:00Z"/>
        </w:trPr>
        <w:tc>
          <w:tcPr>
            <w:tcW w:w="3115" w:type="dxa"/>
          </w:tcPr>
          <w:p w14:paraId="7B180C7D" w14:textId="1216FE12" w:rsidR="00554F92" w:rsidRDefault="00554F92" w:rsidP="008538AD">
            <w:pPr>
              <w:pStyle w:val="HTML"/>
              <w:rPr>
                <w:ins w:id="356" w:author="Windows" w:date="2026-10-09T08:47:00Z"/>
                <w:rFonts w:ascii="Times New Roman" w:hAnsi="Times New Roman" w:cs="Times New Roman"/>
                <w:sz w:val="24"/>
                <w:szCs w:val="24"/>
              </w:rPr>
            </w:pPr>
            <w:ins w:id="357" w:author="Windows" w:date="2026-10-09T08:47:00Z">
              <w:r>
                <w:rPr>
                  <w:rFonts w:ascii="Times New Roman" w:hAnsi="Times New Roman" w:cs="Times New Roman"/>
                  <w:sz w:val="24"/>
                  <w:szCs w:val="24"/>
                </w:rPr>
                <w:t>Удалить товар</w:t>
              </w:r>
            </w:ins>
          </w:p>
        </w:tc>
        <w:tc>
          <w:tcPr>
            <w:tcW w:w="3115" w:type="dxa"/>
          </w:tcPr>
          <w:p w14:paraId="64A40BB2" w14:textId="35D8D0A9" w:rsidR="00554F92" w:rsidRPr="00554F92" w:rsidRDefault="00554F92" w:rsidP="008538AD">
            <w:pPr>
              <w:pStyle w:val="HTML"/>
              <w:rPr>
                <w:ins w:id="358" w:author="Windows" w:date="2026-10-09T08:47:00Z"/>
                <w:rFonts w:ascii="Times New Roman" w:hAnsi="Times New Roman" w:cs="Times New Roman"/>
                <w:sz w:val="24"/>
                <w:szCs w:val="24"/>
                <w:lang w:val="en-US"/>
                <w:rPrChange w:id="359" w:author="Windows" w:date="2026-10-09T08:48:00Z">
                  <w:rPr>
                    <w:ins w:id="360" w:author="Windows" w:date="2026-10-09T08:47:00Z"/>
                    <w:rFonts w:ascii="Times New Roman" w:hAnsi="Times New Roman" w:cs="Times New Roman"/>
                    <w:sz w:val="24"/>
                    <w:szCs w:val="24"/>
                  </w:rPr>
                </w:rPrChange>
              </w:rPr>
            </w:pPr>
            <w:ins w:id="361" w:author="Windows" w:date="2026-10-09T08:48:00Z">
              <w: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w:t>delete</w:t>
              </w:r>
            </w:ins>
          </w:p>
        </w:tc>
        <w:tc>
          <w:tcPr>
            <w:tcW w:w="3115" w:type="dxa"/>
          </w:tcPr>
          <w:p w14:paraId="0461A846" w14:textId="19D81E2E" w:rsidR="00554F92" w:rsidRPr="00554F92" w:rsidRDefault="00554F92" w:rsidP="008538AD">
            <w:pPr>
              <w:pStyle w:val="HTML"/>
              <w:rPr>
                <w:ins w:id="362" w:author="Windows" w:date="2026-10-09T08:47:00Z"/>
                <w:rFonts w:ascii="Times New Roman" w:hAnsi="Times New Roman" w:cs="Times New Roman"/>
                <w:sz w:val="24"/>
                <w:szCs w:val="24"/>
                <w:lang w:val="en-US"/>
                <w:rPrChange w:id="363" w:author="Windows" w:date="2026-10-09T08:51:00Z">
                  <w:rPr>
                    <w:ins w:id="364" w:author="Windows" w:date="2026-10-09T08:47:00Z"/>
                    <w:rFonts w:ascii="Times New Roman" w:hAnsi="Times New Roman" w:cs="Times New Roman"/>
                    <w:sz w:val="24"/>
                    <w:szCs w:val="24"/>
                  </w:rPr>
                </w:rPrChange>
              </w:rPr>
            </w:pPr>
            <w:ins w:id="365" w:author="Windows" w:date="2026-10-09T08:51:00Z">
              <w: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w:t>/</w:t>
              </w:r>
            </w:ins>
            <w:proofErr w:type="spellStart"/>
            <w:ins w:id="366" w:author="Windows" w:date="2026-10-09T08:52:00Z">
              <w: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w:t>api</w:t>
              </w:r>
              <w:proofErr w:type="spellEnd"/>
              <w: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w:t>/categories/{</w:t>
              </w:r>
              <w:proofErr w:type="spellStart"/>
              <w: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w:t>categoryid</w:t>
              </w:r>
              <w:proofErr w:type="spellEnd"/>
              <w: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w:t>}/products/{p</w:t>
              </w:r>
            </w:ins>
            <w:ins w:id="367" w:author="Windows" w:date="2026-10-09T08:53:00Z">
              <w: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w:t>roductid}</w:t>
              </w:r>
            </w:ins>
          </w:p>
        </w:tc>
      </w:tr>
    </w:tbl>
    <w:p w14:paraId="5A76D5D1" w14:textId="10A8ABA8" w:rsidR="008538AD" w:rsidRPr="008538AD" w:rsidRDefault="008538AD" w:rsidP="008538AD">
      <w:pPr>
        <w:pStyle w:val="HTML"/>
      </w:pPr>
      <w:r w:rsidRPr="00554F92">
        <w:rPr>
          <w:rFonts w:ascii="Times New Roman" w:hAnsi="Times New Roman" w:cs="Times New Roman"/>
          <w:sz w:val="24"/>
          <w:szCs w:val="24"/>
          <w:lang w:val="en-US"/>
          <w:rPrChange w:id="368" w:author="Windows" w:date="2026-10-09T08:52:00Z">
            <w:rPr>
              <w:rFonts w:ascii="Times New Roman" w:hAnsi="Times New Roman" w:cs="Times New Roman"/>
              <w:sz w:val="24"/>
              <w:szCs w:val="24"/>
            </w:rPr>
          </w:rPrChange>
        </w:rPr>
        <w:br/>
      </w:r>
      <w:ins w:id="369" w:author="Windows" w:date="2026-10-09T08:54:00Z">
        <w:r w:rsidR="00554F92" w:rsidRPr="00554F92">
          <w:rPr>
            <w:rFonts w:ascii="Times New Roman" w:hAnsi="Times New Roman" w:cs="Times New Roman"/>
            <w:sz w:val="24"/>
            <w:szCs w:val="24"/>
            <w:lang w:val="en-US"/>
          </w:rPr>
          <w:drawing>
            <wp:inline distT="0" distB="0" distL="0" distR="0" wp14:anchorId="31CE0FC5" wp14:editId="493FB3D6">
              <wp:extent cx="5921253" cy="5037257"/>
              <wp:effectExtent l="0" t="0" r="3810" b="0"/>
              <wp:docPr id="2" name="Рисунок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21253" cy="503725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r w:rsidRPr="00554F92">
        <w:rPr>
          <w:rFonts w:ascii="Times New Roman" w:hAnsi="Times New Roman" w:cs="Times New Roman"/>
          <w:sz w:val="24"/>
          <w:szCs w:val="24"/>
          <w:lang w:val="en-US"/>
          <w:rPrChange w:id="370" w:author="Windows" w:date="2026-10-09T08:52:00Z">
            <w:rPr>
              <w:rFonts w:ascii="Times New Roman" w:hAnsi="Times New Roman" w:cs="Times New Roman"/>
              <w:sz w:val="24"/>
              <w:szCs w:val="24"/>
            </w:rPr>
          </w:rPrChange>
        </w:rPr>
        <w:br/>
      </w:r>
      <w:r w:rsidRPr="008538AD">
        <w:rPr>
          <w:rFonts w:ascii="Times New Roman" w:hAnsi="Times New Roman" w:cs="Times New Roman"/>
          <w:sz w:val="24"/>
          <w:szCs w:val="24"/>
        </w:rPr>
        <w:t>---</w:t>
      </w:r>
      <w:r w:rsidRPr="008538AD">
        <w:rPr>
          <w:rFonts w:ascii="Times New Roman" w:hAnsi="Times New Roman" w:cs="Times New Roman"/>
          <w:sz w:val="24"/>
          <w:szCs w:val="24"/>
        </w:rPr>
        <w:br/>
      </w:r>
      <w:r w:rsidRPr="008538AD">
        <w:rPr>
          <w:rFonts w:ascii="Times New Roman" w:hAnsi="Times New Roman" w:cs="Times New Roman"/>
          <w:sz w:val="24"/>
          <w:szCs w:val="24"/>
        </w:rPr>
        <w:br/>
        <w:t xml:space="preserve">Задание B5. Жизненный цикл и </w:t>
      </w:r>
      <w:proofErr w:type="spellStart"/>
      <w:r w:rsidRPr="008538AD">
        <w:rPr>
          <w:rFonts w:ascii="Times New Roman" w:hAnsi="Times New Roman" w:cs="Times New Roman"/>
          <w:sz w:val="24"/>
          <w:szCs w:val="24"/>
        </w:rPr>
        <w:t>Scoped</w:t>
      </w:r>
      <w:proofErr w:type="spellEnd"/>
      <w:r w:rsidRPr="008538AD">
        <w:rPr>
          <w:rFonts w:ascii="Times New Roman" w:hAnsi="Times New Roman" w:cs="Times New Roman"/>
          <w:sz w:val="24"/>
          <w:szCs w:val="24"/>
        </w:rPr>
        <w:t>-сервисы (2 балла)</w:t>
      </w:r>
      <w:r w:rsidRPr="008538AD">
        <w:rPr>
          <w:rFonts w:ascii="Times New Roman" w:hAnsi="Times New Roman" w:cs="Times New Roman"/>
          <w:sz w:val="24"/>
          <w:szCs w:val="24"/>
        </w:rPr>
        <w:br/>
      </w:r>
      <w:r w:rsidRPr="008538AD">
        <w:rPr>
          <w:rFonts w:ascii="Times New Roman" w:hAnsi="Times New Roman" w:cs="Times New Roman"/>
          <w:sz w:val="24"/>
          <w:szCs w:val="24"/>
        </w:rPr>
        <w:br/>
        <w:t>Дан код:</w:t>
      </w:r>
      <w:r w:rsidRPr="008538AD">
        <w:t xml:space="preserve"> </w:t>
      </w:r>
      <w:proofErr w:type="spellStart"/>
      <w:proofErr w:type="gramStart"/>
      <w:r w:rsidRPr="008538AD">
        <w:t>builder.Services.AddSingleton</w:t>
      </w:r>
      <w:proofErr w:type="spellEnd"/>
      <w:proofErr w:type="gramEnd"/>
      <w:r w:rsidRPr="008538AD">
        <w:t>&lt;</w:t>
      </w:r>
      <w:proofErr w:type="spellStart"/>
      <w:r w:rsidRPr="008538AD">
        <w:t>IProductCache</w:t>
      </w:r>
      <w:proofErr w:type="spellEnd"/>
      <w:r w:rsidRPr="008538AD">
        <w:t xml:space="preserve">, </w:t>
      </w:r>
      <w:proofErr w:type="spellStart"/>
      <w:r w:rsidRPr="008538AD">
        <w:t>ProductCache</w:t>
      </w:r>
      <w:proofErr w:type="spellEnd"/>
      <w:r w:rsidRPr="008538AD">
        <w:t>&gt;();</w:t>
      </w:r>
    </w:p>
    <w:p w14:paraId="1BF58FFD" w14:textId="77777777" w:rsidR="008538AD" w:rsidRPr="008538AD" w:rsidRDefault="008538AD" w:rsidP="00853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8538AD">
        <w:rPr>
          <w:rFonts w:ascii="Courier New" w:eastAsia="Times New Roman" w:hAnsi="Courier New" w:cs="Courier New"/>
          <w:sz w:val="20"/>
          <w:szCs w:val="20"/>
          <w:lang w:val="en-US" w:eastAsia="ru-RU"/>
        </w:rPr>
        <w:t>builder.Services.AddScoped</w:t>
      </w:r>
      <w:proofErr w:type="spellEnd"/>
      <w:proofErr w:type="gramEnd"/>
      <w:r w:rsidRPr="008538AD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</w:t>
      </w:r>
      <w:proofErr w:type="spellStart"/>
      <w:r w:rsidRPr="008538AD">
        <w:rPr>
          <w:rFonts w:ascii="Courier New" w:eastAsia="Times New Roman" w:hAnsi="Courier New" w:cs="Courier New"/>
          <w:sz w:val="20"/>
          <w:szCs w:val="20"/>
          <w:lang w:val="en-US" w:eastAsia="ru-RU"/>
        </w:rPr>
        <w:t>IProductRepository</w:t>
      </w:r>
      <w:proofErr w:type="spellEnd"/>
      <w:r w:rsidRPr="008538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8538A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ProductRepository</w:t>
      </w:r>
      <w:proofErr w:type="spellEnd"/>
      <w:r w:rsidRPr="008538AD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&gt;();</w:t>
      </w:r>
    </w:p>
    <w:p w14:paraId="36A1A751" w14:textId="77777777" w:rsidR="008538AD" w:rsidRPr="008538AD" w:rsidRDefault="008538AD" w:rsidP="00853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8538AD">
        <w:rPr>
          <w:rFonts w:ascii="Courier New" w:eastAsia="Times New Roman" w:hAnsi="Courier New" w:cs="Courier New"/>
          <w:sz w:val="20"/>
          <w:szCs w:val="20"/>
          <w:lang w:val="en-US" w:eastAsia="ru-RU"/>
        </w:rPr>
        <w:t>builder.Services.AddTransient</w:t>
      </w:r>
      <w:proofErr w:type="spellEnd"/>
      <w:proofErr w:type="gramEnd"/>
      <w:r w:rsidRPr="008538AD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</w:t>
      </w:r>
      <w:proofErr w:type="spellStart"/>
      <w:r w:rsidRPr="008538AD">
        <w:rPr>
          <w:rFonts w:ascii="Courier New" w:eastAsia="Times New Roman" w:hAnsi="Courier New" w:cs="Courier New"/>
          <w:sz w:val="20"/>
          <w:szCs w:val="20"/>
          <w:lang w:val="en-US" w:eastAsia="ru-RU"/>
        </w:rPr>
        <w:t>IEmailSender</w:t>
      </w:r>
      <w:proofErr w:type="spellEnd"/>
      <w:r w:rsidRPr="008538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8538AD">
        <w:rPr>
          <w:rFonts w:ascii="Courier New" w:eastAsia="Times New Roman" w:hAnsi="Courier New" w:cs="Courier New"/>
          <w:sz w:val="20"/>
          <w:szCs w:val="20"/>
          <w:lang w:val="en-US" w:eastAsia="ru-RU"/>
        </w:rPr>
        <w:t>EmailSender</w:t>
      </w:r>
      <w:proofErr w:type="spellEnd"/>
      <w:r w:rsidRPr="008538AD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&gt;();</w:t>
      </w:r>
    </w:p>
    <w:p w14:paraId="329ACBD7" w14:textId="77777777" w:rsidR="008538AD" w:rsidRPr="005E71F5" w:rsidRDefault="008538AD" w:rsidP="00853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371" w:author="Windows" w:date="2026-10-09T08:13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</w:pPr>
    </w:p>
    <w:p w14:paraId="2284AE22" w14:textId="77777777" w:rsidR="00E54BBF" w:rsidRDefault="008538AD" w:rsidP="008538AD">
      <w:pPr>
        <w:spacing w:before="100" w:beforeAutospacing="1" w:after="100" w:afterAutospacing="1" w:line="240" w:lineRule="auto"/>
        <w:rPr>
          <w:ins w:id="372" w:author="Windows" w:date="2026-10-09T08:55:00Z"/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Ответьте</w:t>
      </w:r>
      <w:r w:rsidRPr="005E71F5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373" w:author="Windows" w:date="2026-10-09T08:13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t>:</w:t>
      </w:r>
      <w:r w:rsidRPr="005E71F5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374" w:author="Windows" w:date="2026-10-09T08:13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br/>
        <w:t>a</w:t>
      </w:r>
      <w:proofErr w:type="gramStart"/>
      <w:r w:rsidRPr="005E71F5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375" w:author="Windows" w:date="2026-10-09T08:13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t>)</w:t>
      </w:r>
      <w:proofErr w:type="gramEnd"/>
      <w:r w:rsidRPr="005E71F5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376" w:author="Windows" w:date="2026-10-09T08:13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t xml:space="preserve"> 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Pr="005E71F5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377" w:author="Windows" w:date="2026-10-09T08:13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t xml:space="preserve"> 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произойдёт</w:t>
      </w:r>
      <w:r w:rsidRPr="005E71F5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378" w:author="Windows" w:date="2026-10-09T08:13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t xml:space="preserve">, 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5E71F5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379" w:author="Windows" w:date="2026-10-09T08:13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t xml:space="preserve"> IProductRepository (Scoped) 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внедрить</w:t>
      </w:r>
      <w:r w:rsidRPr="005E71F5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380" w:author="Windows" w:date="2026-10-09T08:13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t xml:space="preserve"> 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5E71F5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381" w:author="Windows" w:date="2026-10-09T08:13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t xml:space="preserve"> Singleton-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</w:t>
      </w:r>
      <w:r w:rsidRPr="005E71F5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382" w:author="Windows" w:date="2026-10-09T08:13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t>?</w:t>
      </w:r>
      <w:r w:rsidRPr="005E71F5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383" w:author="Windows" w:date="2026-10-09T08:13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br/>
        <w:t xml:space="preserve">b) 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</w:t>
      </w:r>
      <w:r w:rsidRPr="005E71F5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384" w:author="Windows" w:date="2026-10-09T08:13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t xml:space="preserve"> DbContext 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регистрируется</w:t>
      </w:r>
      <w:r w:rsidRPr="005E71F5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385" w:author="Windows" w:date="2026-10-09T08:13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t xml:space="preserve"> 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5E71F5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386" w:author="Windows" w:date="2026-10-09T08:13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t xml:space="preserve"> Scoped?</w:t>
      </w:r>
      <w:r w:rsidRPr="005E71F5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387" w:author="Windows" w:date="2026-10-09T08:13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br/>
      </w:r>
      <w:r w:rsidRPr="005E71F5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388" w:author="Windows" w:date="2026-10-09T08:13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br/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Ваш ответ: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A83A068" w14:textId="330B272F" w:rsidR="00E54BBF" w:rsidRPr="00E54BBF" w:rsidRDefault="00E54BBF" w:rsidP="00E54BBF">
      <w:pPr>
        <w:pStyle w:val="a6"/>
        <w:spacing w:before="100" w:beforeAutospacing="1" w:after="100" w:afterAutospacing="1" w:line="240" w:lineRule="auto"/>
        <w:rPr>
          <w:ins w:id="389" w:author="Windows" w:date="2026-10-09T09:00:00Z"/>
          <w:rFonts w:ascii="Times New Roman" w:eastAsia="Times New Roman" w:hAnsi="Times New Roman" w:cs="Times New Roman"/>
          <w:sz w:val="24"/>
          <w:szCs w:val="24"/>
          <w:lang w:eastAsia="ru-RU"/>
          <w:rPrChange w:id="390" w:author="Windows" w:date="2026-10-09T09:00:00Z">
            <w:rPr>
              <w:ins w:id="391" w:author="Windows" w:date="2026-10-09T09:00:00Z"/>
              <w:lang w:eastAsia="ru-RU"/>
            </w:rPr>
          </w:rPrChange>
        </w:rPr>
        <w:pPrChange w:id="392" w:author="Windows" w:date="2026-10-09T09:01:00Z">
          <w:pPr>
            <w:spacing w:before="100" w:beforeAutospacing="1" w:after="100" w:afterAutospacing="1" w:line="240" w:lineRule="auto"/>
            <w:ind w:left="360"/>
          </w:pPr>
        </w:pPrChange>
      </w:pPr>
      <w:proofErr w:type="gramStart"/>
      <w:ins w:id="393" w:author="Windows" w:date="2026-10-09T09:01:00Z"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a</w:t>
        </w:r>
        <w:r w:rsidRPr="00E54BBF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394" w:author="Windows" w:date="2026-10-09T09:01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>)</w:t>
        </w:r>
      </w:ins>
      <w:ins w:id="395" w:author="Windows" w:date="2026-10-09T08:56:00Z">
        <w:r w:rsidRPr="00E54BBF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396" w:author="Windows" w:date="2026-10-09T09:00:00Z">
              <w:rPr>
                <w:lang w:eastAsia="ru-RU"/>
              </w:rPr>
            </w:rPrChange>
          </w:rPr>
          <w:t>Получится</w:t>
        </w:r>
        <w:proofErr w:type="gramEnd"/>
        <w:r w:rsidRPr="00E54BBF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397" w:author="Windows" w:date="2026-10-09T09:00:00Z">
              <w:rPr>
                <w:lang w:eastAsia="ru-RU"/>
              </w:rPr>
            </w:rPrChange>
          </w:rPr>
          <w:t xml:space="preserve"> ошибка </w:t>
        </w:r>
        <w:proofErr w:type="spellStart"/>
        <w:r w:rsidRPr="00E54BBF">
          <w:rPr>
            <w:rFonts w:ascii="Times New Roman" w:eastAsia="Times New Roman" w:hAnsi="Times New Roman" w:cs="Times New Roman"/>
            <w:sz w:val="24"/>
            <w:szCs w:val="24"/>
            <w:lang w:val="en-US" w:eastAsia="ru-RU"/>
            <w:rPrChange w:id="398" w:author="Windows" w:date="2026-10-09T09:00:00Z">
              <w:rPr>
                <w:lang w:val="en-US" w:eastAsia="ru-RU"/>
              </w:rPr>
            </w:rPrChange>
          </w:rPr>
          <w:t>InvalidOperationException</w:t>
        </w:r>
      </w:ins>
      <w:proofErr w:type="spellEnd"/>
      <w:ins w:id="399" w:author="Windows" w:date="2026-10-09T08:57:00Z">
        <w:r w:rsidRPr="00E54BBF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400" w:author="Windows" w:date="2026-10-09T09:00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</w:t>
        </w:r>
        <w:r w:rsidRPr="00E54BBF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401" w:author="Windows" w:date="2026-10-09T09:00:00Z">
              <w:rPr>
                <w:lang w:eastAsia="ru-RU"/>
              </w:rPr>
            </w:rPrChange>
          </w:rPr>
          <w:t xml:space="preserve">при попытке разрешить </w:t>
        </w:r>
        <w:r w:rsidRPr="00E54BBF">
          <w:rPr>
            <w:rFonts w:ascii="Times New Roman" w:eastAsia="Times New Roman" w:hAnsi="Times New Roman" w:cs="Times New Roman"/>
            <w:sz w:val="24"/>
            <w:szCs w:val="24"/>
            <w:lang w:val="en-US" w:eastAsia="ru-RU"/>
            <w:rPrChange w:id="402" w:author="Windows" w:date="2026-10-09T09:00:00Z">
              <w:rPr>
                <w:lang w:val="en-US" w:eastAsia="ru-RU"/>
              </w:rPr>
            </w:rPrChange>
          </w:rPr>
          <w:t>Singleton</w:t>
        </w:r>
        <w:r w:rsidRPr="00E54BBF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403" w:author="Windows" w:date="2026-10-09T09:00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</w:t>
        </w:r>
      </w:ins>
      <w:ins w:id="404" w:author="Windows" w:date="2026-10-09T09:04:00Z"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-</w:t>
        </w:r>
      </w:ins>
      <w:ins w:id="405" w:author="Windows" w:date="2026-10-09T08:57:00Z">
        <w:r w:rsidRPr="00E54BBF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406" w:author="Windows" w:date="2026-10-09T09:00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</w:t>
        </w:r>
        <w:r w:rsidRPr="00E54BBF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407" w:author="Windows" w:date="2026-10-09T09:00:00Z">
              <w:rPr>
                <w:lang w:eastAsia="ru-RU"/>
              </w:rPr>
            </w:rPrChange>
          </w:rPr>
          <w:t xml:space="preserve">сервис из корневого </w:t>
        </w:r>
      </w:ins>
      <w:ins w:id="408" w:author="Windows" w:date="2026-10-09T08:58:00Z">
        <w:r w:rsidRPr="00E54BBF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409" w:author="Windows" w:date="2026-10-09T09:00:00Z">
              <w:rPr>
                <w:lang w:eastAsia="ru-RU"/>
              </w:rPr>
            </w:rPrChange>
          </w:rPr>
          <w:t>провайдера</w:t>
        </w:r>
      </w:ins>
      <w:ins w:id="410" w:author="Windows" w:date="2026-10-09T09:00:00Z">
        <w:r w:rsidRPr="00E54BBF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411" w:author="Windows" w:date="2026-10-09T09:00:00Z">
              <w:rPr>
                <w:lang w:eastAsia="ru-RU"/>
              </w:rPr>
            </w:rPrChange>
          </w:rPr>
          <w:t xml:space="preserve"> </w:t>
        </w:r>
      </w:ins>
    </w:p>
    <w:p w14:paraId="7E3F3AF6" w14:textId="5AC5E8C0" w:rsidR="00E54BBF" w:rsidRDefault="00E54BBF" w:rsidP="00E54BBF">
      <w:pPr>
        <w:spacing w:before="100" w:beforeAutospacing="1" w:after="100" w:afterAutospacing="1" w:line="240" w:lineRule="auto"/>
        <w:ind w:left="708"/>
        <w:rPr>
          <w:ins w:id="412" w:author="Windows" w:date="2026-10-09T09:01:00Z"/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ins w:id="413" w:author="Windows" w:date="2026-10-09T09:00:00Z">
        <w:r w:rsidRPr="00E54BBF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414" w:author="Windows" w:date="2026-10-09T09:00:00Z">
              <w:rPr>
                <w:lang w:eastAsia="ru-RU"/>
              </w:rPr>
            </w:rPrChange>
          </w:rPr>
          <w:t>DI-контейнер ASP.NET Core строго проверяет время жизни зависимостей и запрещает долгожителю захватывать не долгожителя</w:t>
        </w:r>
      </w:ins>
      <w:del w:id="415" w:author="Windows" w:date="2026-10-09T09:01:00Z">
        <w:r w:rsidR="008538AD" w:rsidRPr="00E54BBF" w:rsidDel="00E54BBF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416" w:author="Windows" w:date="2026-10-09T08:55:00Z">
              <w:rPr>
                <w:lang w:eastAsia="ru-RU"/>
              </w:rPr>
            </w:rPrChange>
          </w:rPr>
          <w:br/>
        </w:r>
      </w:del>
    </w:p>
    <w:p w14:paraId="48EF6E1A" w14:textId="70811B68" w:rsidR="00E54BBF" w:rsidRPr="00E54BBF" w:rsidRDefault="00E54BBF" w:rsidP="00E54BBF">
      <w:pPr>
        <w:spacing w:before="100" w:beforeAutospacing="1" w:after="100" w:afterAutospacing="1" w:line="240" w:lineRule="auto"/>
        <w:ind w:left="708"/>
        <w:rPr>
          <w:ins w:id="417" w:author="Windows" w:date="2026-10-09T09:02:00Z"/>
          <w:rFonts w:ascii="Times New Roman" w:eastAsia="Times New Roman" w:hAnsi="Times New Roman" w:cs="Times New Roman"/>
          <w:sz w:val="24"/>
          <w:szCs w:val="24"/>
          <w:lang w:eastAsia="ru-RU"/>
          <w:rPrChange w:id="418" w:author="Windows" w:date="2026-10-09T09:03:00Z">
            <w:rPr>
              <w:ins w:id="419" w:author="Windows" w:date="2026-10-09T09:02:00Z"/>
              <w:rFonts w:ascii="Times New Roman" w:eastAsia="Times New Roman" w:hAnsi="Times New Roman" w:cs="Times New Roman"/>
              <w:sz w:val="24"/>
              <w:szCs w:val="24"/>
              <w:lang w:val="en-US" w:eastAsia="ru-RU"/>
            </w:rPr>
          </w:rPrChange>
        </w:rPr>
        <w:pPrChange w:id="420" w:author="Windows" w:date="2026-10-09T09:03:00Z">
          <w:pPr>
            <w:spacing w:before="100" w:beforeAutospacing="1" w:after="100" w:afterAutospacing="1" w:line="240" w:lineRule="auto"/>
            <w:ind w:left="708"/>
          </w:pPr>
        </w:pPrChange>
      </w:pPr>
      <w:proofErr w:type="gramStart"/>
      <w:ins w:id="421" w:author="Windows" w:date="2026-10-09T09:01:00Z"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Б)</w:t>
        </w:r>
        <w:proofErr w:type="spellStart"/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Add</w:t>
        </w:r>
      </w:ins>
      <w:ins w:id="422" w:author="Windows" w:date="2026-10-09T09:02:00Z">
        <w:r w:rsidRPr="00E54BBF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DbContext</w:t>
        </w:r>
        <w:proofErr w:type="spellEnd"/>
        <w:proofErr w:type="gramEnd"/>
        <w:r w:rsidRPr="00E54BBF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423" w:author="Windows" w:date="2026-10-09T09:02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по умолчанию регистрирует контекст со временем жизни </w:t>
        </w:r>
        <w:r w:rsidRPr="00E54BBF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Scoped</w:t>
        </w:r>
      </w:ins>
    </w:p>
    <w:p w14:paraId="245FBFC7" w14:textId="18E892C3" w:rsidR="00E54BBF" w:rsidRPr="00E54BBF" w:rsidRDefault="00E54BBF" w:rsidP="00E54BBF">
      <w:pPr>
        <w:spacing w:before="100" w:beforeAutospacing="1" w:after="100" w:afterAutospacing="1" w:line="240" w:lineRule="auto"/>
        <w:ind w:left="708"/>
        <w:rPr>
          <w:ins w:id="424" w:author="Windows" w:date="2026-10-09T09:02:00Z"/>
          <w:rFonts w:ascii="Times New Roman" w:eastAsia="Times New Roman" w:hAnsi="Times New Roman" w:cs="Times New Roman"/>
          <w:sz w:val="24"/>
          <w:szCs w:val="24"/>
          <w:lang w:eastAsia="ru-RU"/>
          <w:rPrChange w:id="425" w:author="Windows" w:date="2026-10-09T09:03:00Z">
            <w:rPr>
              <w:ins w:id="426" w:author="Windows" w:date="2026-10-09T09:02:00Z"/>
              <w:rFonts w:ascii="Times New Roman" w:eastAsia="Times New Roman" w:hAnsi="Times New Roman" w:cs="Times New Roman"/>
              <w:sz w:val="24"/>
              <w:szCs w:val="24"/>
              <w:lang w:val="en-US" w:eastAsia="ru-RU"/>
            </w:rPr>
          </w:rPrChange>
        </w:rPr>
      </w:pPr>
      <w:ins w:id="427" w:author="Windows" w:date="2026-10-09T09:02:00Z">
        <w:r w:rsidRPr="00E54BBF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428" w:author="Windows" w:date="2026-10-09T09:02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1. </w:t>
        </w:r>
        <w:proofErr w:type="spellStart"/>
        <w:r w:rsidRPr="00E54BBF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DbContext</w:t>
        </w:r>
        <w:proofErr w:type="spellEnd"/>
        <w:r w:rsidRPr="00E54BBF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429" w:author="Windows" w:date="2026-10-09T09:02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не безопасен</w:t>
        </w:r>
      </w:ins>
      <w:ins w:id="430" w:author="Windows" w:date="2026-10-09T09:03:00Z">
        <w:r w:rsidRPr="00E54BBF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431" w:author="Windows" w:date="2026-10-09T09:03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</w: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в потоках</w:t>
        </w:r>
      </w:ins>
    </w:p>
    <w:p w14:paraId="0AC9B0E3" w14:textId="77603ECE" w:rsidR="00E54BBF" w:rsidRPr="00E54BBF" w:rsidRDefault="00E54BBF" w:rsidP="00011E40">
      <w:pPr>
        <w:spacing w:before="100" w:beforeAutospacing="1" w:after="100" w:afterAutospacing="1" w:line="240" w:lineRule="auto"/>
        <w:ind w:left="708"/>
        <w:rPr>
          <w:ins w:id="432" w:author="Windows" w:date="2026-10-09T09:02:00Z"/>
          <w:rFonts w:ascii="Times New Roman" w:eastAsia="Times New Roman" w:hAnsi="Times New Roman" w:cs="Times New Roman"/>
          <w:sz w:val="24"/>
          <w:szCs w:val="24"/>
          <w:lang w:eastAsia="ru-RU"/>
          <w:rPrChange w:id="433" w:author="Windows" w:date="2026-10-09T09:02:00Z">
            <w:rPr>
              <w:ins w:id="434" w:author="Windows" w:date="2026-10-09T09:02:00Z"/>
              <w:rFonts w:ascii="Times New Roman" w:eastAsia="Times New Roman" w:hAnsi="Times New Roman" w:cs="Times New Roman"/>
              <w:sz w:val="24"/>
              <w:szCs w:val="24"/>
              <w:lang w:val="en-US" w:eastAsia="ru-RU"/>
            </w:rPr>
          </w:rPrChange>
        </w:rPr>
        <w:pPrChange w:id="435" w:author="Windows" w:date="2026-10-09T09:04:00Z">
          <w:pPr>
            <w:spacing w:before="100" w:beforeAutospacing="1" w:after="100" w:afterAutospacing="1" w:line="240" w:lineRule="auto"/>
            <w:ind w:left="708"/>
          </w:pPr>
        </w:pPrChange>
      </w:pPr>
      <w:ins w:id="436" w:author="Windows" w:date="2026-10-09T09:02:00Z">
        <w:r w:rsidRPr="00E54BBF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437" w:author="Windows" w:date="2026-10-09T09:02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Один экземпляр не предназначен для одновременных вызовов из нескольких потоков. </w:t>
        </w:r>
        <w:r w:rsidRPr="00E54BBF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Scoped</w:t>
        </w:r>
        <w:r w:rsidRPr="00E54BBF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438" w:author="Windows" w:date="2026-10-09T09:02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гарантирует что в рамках одного </w:t>
        </w:r>
        <w:r w:rsidRPr="00E54BBF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HTTP</w:t>
        </w:r>
      </w:ins>
      <w:ins w:id="439" w:author="Windows" w:date="2026-10-09T09:04:00Z">
        <w:r w:rsidR="00011E40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</w:t>
        </w:r>
      </w:ins>
      <w:ins w:id="440" w:author="Windows" w:date="2026-10-09T09:02:00Z">
        <w:r w:rsidRPr="00E54BBF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441" w:author="Windows" w:date="2026-10-09T09:02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>запроса используется один контекст а параллельные запросы получают свои экземпляры</w:t>
        </w:r>
      </w:ins>
    </w:p>
    <w:p w14:paraId="7693AA69" w14:textId="63C0298E" w:rsidR="00E54BBF" w:rsidRPr="00E54BBF" w:rsidRDefault="00E54BBF" w:rsidP="00E54BBF">
      <w:pPr>
        <w:spacing w:before="100" w:beforeAutospacing="1" w:after="100" w:afterAutospacing="1" w:line="240" w:lineRule="auto"/>
        <w:ind w:left="708"/>
        <w:rPr>
          <w:ins w:id="442" w:author="Windows" w:date="2026-10-09T09:02:00Z"/>
          <w:rFonts w:ascii="Times New Roman" w:eastAsia="Times New Roman" w:hAnsi="Times New Roman" w:cs="Times New Roman"/>
          <w:sz w:val="24"/>
          <w:szCs w:val="24"/>
          <w:lang w:eastAsia="ru-RU"/>
          <w:rPrChange w:id="443" w:author="Windows" w:date="2026-10-09T09:02:00Z">
            <w:rPr>
              <w:ins w:id="444" w:author="Windows" w:date="2026-10-09T09:02:00Z"/>
              <w:rFonts w:ascii="Times New Roman" w:eastAsia="Times New Roman" w:hAnsi="Times New Roman" w:cs="Times New Roman"/>
              <w:sz w:val="24"/>
              <w:szCs w:val="24"/>
              <w:lang w:val="en-US" w:eastAsia="ru-RU"/>
            </w:rPr>
          </w:rPrChange>
        </w:rPr>
      </w:pPr>
      <w:ins w:id="445" w:author="Windows" w:date="2026-10-09T09:02:00Z">
        <w:r w:rsidRPr="00E54BBF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446" w:author="Windows" w:date="2026-10-09T09:02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>2. Единица работы на запрос.</w:t>
        </w:r>
      </w:ins>
    </w:p>
    <w:p w14:paraId="2BA2FC91" w14:textId="42E21C30" w:rsidR="00E54BBF" w:rsidRPr="00E54BBF" w:rsidRDefault="00E54BBF" w:rsidP="00011E40">
      <w:pPr>
        <w:spacing w:before="100" w:beforeAutospacing="1" w:after="100" w:afterAutospacing="1" w:line="240" w:lineRule="auto"/>
        <w:ind w:left="708"/>
        <w:rPr>
          <w:ins w:id="447" w:author="Windows" w:date="2026-10-09T09:02:00Z"/>
          <w:rFonts w:ascii="Times New Roman" w:eastAsia="Times New Roman" w:hAnsi="Times New Roman" w:cs="Times New Roman"/>
          <w:sz w:val="24"/>
          <w:szCs w:val="24"/>
          <w:lang w:eastAsia="ru-RU"/>
          <w:rPrChange w:id="448" w:author="Windows" w:date="2026-10-09T09:02:00Z">
            <w:rPr>
              <w:ins w:id="449" w:author="Windows" w:date="2026-10-09T09:02:00Z"/>
              <w:rFonts w:ascii="Times New Roman" w:eastAsia="Times New Roman" w:hAnsi="Times New Roman" w:cs="Times New Roman"/>
              <w:sz w:val="24"/>
              <w:szCs w:val="24"/>
              <w:lang w:val="en-US" w:eastAsia="ru-RU"/>
            </w:rPr>
          </w:rPrChange>
        </w:rPr>
        <w:pPrChange w:id="450" w:author="Windows" w:date="2026-10-09T09:04:00Z">
          <w:pPr>
            <w:spacing w:before="100" w:beforeAutospacing="1" w:after="100" w:afterAutospacing="1" w:line="240" w:lineRule="auto"/>
            <w:ind w:left="708"/>
          </w:pPr>
        </w:pPrChange>
      </w:pPr>
      <w:proofErr w:type="spellStart"/>
      <w:ins w:id="451" w:author="Windows" w:date="2026-10-09T09:02:00Z">
        <w:r w:rsidRPr="00E54BBF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DbContext</w:t>
        </w:r>
        <w:proofErr w:type="spellEnd"/>
        <w:r w:rsidRPr="00E54BBF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452" w:author="Windows" w:date="2026-10-09T09:02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отслеживает изменения </w:t>
        </w:r>
        <w:proofErr w:type="spellStart"/>
        <w:r w:rsidRPr="00E54BBF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ChangeTracker</w:t>
        </w:r>
        <w:proofErr w:type="spellEnd"/>
        <w:r w:rsidRPr="00E54BBF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453" w:author="Windows" w:date="2026-10-09T09:02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и накапливает их до </w:t>
        </w:r>
        <w:proofErr w:type="spellStart"/>
        <w:proofErr w:type="gramStart"/>
        <w:r w:rsidRPr="00E54BBF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SaveChanges</w:t>
        </w:r>
        <w:proofErr w:type="spellEnd"/>
        <w:r w:rsidRPr="00E54BBF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454" w:author="Windows" w:date="2026-10-09T09:02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>(</w:t>
        </w:r>
        <w:proofErr w:type="gramEnd"/>
        <w:r w:rsidRPr="00E54BBF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455" w:author="Windows" w:date="2026-10-09T09:02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). Логично, что все операции одного бизнес-сценария в рамках запроса работают с одним контекстом </w:t>
        </w:r>
      </w:ins>
      <w:ins w:id="456" w:author="Windows" w:date="2026-10-09T09:04:00Z"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-</w:t>
        </w:r>
      </w:ins>
      <w:ins w:id="457" w:author="Windows" w:date="2026-10-09T09:02:00Z">
        <w:r w:rsidRPr="00E54BBF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458" w:author="Windows" w:date="2026-10-09T09:02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тогда транзакция и изменения </w:t>
        </w:r>
        <w:proofErr w:type="spellStart"/>
        <w:r w:rsidRPr="00E54BBF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459" w:author="Windows" w:date="2026-10-09T09:02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>консистентны</w:t>
        </w:r>
        <w:proofErr w:type="spellEnd"/>
      </w:ins>
    </w:p>
    <w:p w14:paraId="26C001DF" w14:textId="4256536E" w:rsidR="00E54BBF" w:rsidRPr="00E54BBF" w:rsidRDefault="00E54BBF" w:rsidP="00E54BBF">
      <w:pPr>
        <w:spacing w:before="100" w:beforeAutospacing="1" w:after="100" w:afterAutospacing="1" w:line="240" w:lineRule="auto"/>
        <w:ind w:left="708"/>
        <w:rPr>
          <w:ins w:id="460" w:author="Windows" w:date="2026-10-09T09:02:00Z"/>
          <w:rFonts w:ascii="Times New Roman" w:eastAsia="Times New Roman" w:hAnsi="Times New Roman" w:cs="Times New Roman"/>
          <w:sz w:val="24"/>
          <w:szCs w:val="24"/>
          <w:lang w:eastAsia="ru-RU"/>
          <w:rPrChange w:id="461" w:author="Windows" w:date="2026-10-09T09:02:00Z">
            <w:rPr>
              <w:ins w:id="462" w:author="Windows" w:date="2026-10-09T09:02:00Z"/>
              <w:rFonts w:ascii="Times New Roman" w:eastAsia="Times New Roman" w:hAnsi="Times New Roman" w:cs="Times New Roman"/>
              <w:sz w:val="24"/>
              <w:szCs w:val="24"/>
              <w:lang w:val="en-US" w:eastAsia="ru-RU"/>
            </w:rPr>
          </w:rPrChange>
        </w:rPr>
      </w:pPr>
      <w:ins w:id="463" w:author="Windows" w:date="2026-10-09T09:02:00Z">
        <w:r w:rsidRPr="00E54BBF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464" w:author="Windows" w:date="2026-10-09T09:02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3. Короткое время жизни </w:t>
        </w:r>
      </w:ins>
      <w:ins w:id="465" w:author="Windows" w:date="2026-10-09T09:04:00Z">
        <w:r w:rsidR="00011E40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-</w:t>
        </w:r>
      </w:ins>
      <w:ins w:id="466" w:author="Windows" w:date="2026-10-09T09:02:00Z">
        <w:r w:rsidRPr="00E54BBF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467" w:author="Windows" w:date="2026-10-09T09:02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меньше утечек</w:t>
        </w:r>
      </w:ins>
    </w:p>
    <w:p w14:paraId="42AC5B3C" w14:textId="04D98CF8" w:rsidR="00E54BBF" w:rsidRPr="00E54BBF" w:rsidRDefault="00E54BBF" w:rsidP="00011E40">
      <w:pPr>
        <w:spacing w:before="100" w:beforeAutospacing="1" w:after="100" w:afterAutospacing="1" w:line="240" w:lineRule="auto"/>
        <w:ind w:left="708"/>
        <w:rPr>
          <w:ins w:id="468" w:author="Windows" w:date="2026-10-09T09:02:00Z"/>
          <w:rFonts w:ascii="Times New Roman" w:eastAsia="Times New Roman" w:hAnsi="Times New Roman" w:cs="Times New Roman"/>
          <w:sz w:val="24"/>
          <w:szCs w:val="24"/>
          <w:lang w:eastAsia="ru-RU"/>
          <w:rPrChange w:id="469" w:author="Windows" w:date="2026-10-09T09:02:00Z">
            <w:rPr>
              <w:ins w:id="470" w:author="Windows" w:date="2026-10-09T09:02:00Z"/>
              <w:rFonts w:ascii="Times New Roman" w:eastAsia="Times New Roman" w:hAnsi="Times New Roman" w:cs="Times New Roman"/>
              <w:sz w:val="24"/>
              <w:szCs w:val="24"/>
              <w:lang w:val="en-US" w:eastAsia="ru-RU"/>
            </w:rPr>
          </w:rPrChange>
        </w:rPr>
        <w:pPrChange w:id="471" w:author="Windows" w:date="2026-10-09T09:05:00Z">
          <w:pPr>
            <w:spacing w:before="100" w:beforeAutospacing="1" w:after="100" w:afterAutospacing="1" w:line="240" w:lineRule="auto"/>
            <w:ind w:left="708"/>
          </w:pPr>
        </w:pPrChange>
      </w:pPr>
      <w:ins w:id="472" w:author="Windows" w:date="2026-10-09T09:02:00Z">
        <w:r w:rsidRPr="00E54BBF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473" w:author="Windows" w:date="2026-10-09T09:02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>Контекст держит соединение с БД, кэш сущностей, отслеживаемые объекты</w:t>
        </w:r>
      </w:ins>
    </w:p>
    <w:p w14:paraId="47721A79" w14:textId="5F90A723" w:rsidR="00E54BBF" w:rsidRPr="00E54BBF" w:rsidRDefault="00E54BBF" w:rsidP="00011E40">
      <w:pPr>
        <w:spacing w:before="100" w:beforeAutospacing="1" w:after="100" w:afterAutospacing="1" w:line="240" w:lineRule="auto"/>
        <w:ind w:left="708"/>
        <w:rPr>
          <w:ins w:id="474" w:author="Windows" w:date="2026-10-09T09:02:00Z"/>
          <w:rFonts w:ascii="Times New Roman" w:eastAsia="Times New Roman" w:hAnsi="Times New Roman" w:cs="Times New Roman"/>
          <w:sz w:val="24"/>
          <w:szCs w:val="24"/>
          <w:lang w:eastAsia="ru-RU"/>
          <w:rPrChange w:id="475" w:author="Windows" w:date="2026-10-09T09:02:00Z">
            <w:rPr>
              <w:ins w:id="476" w:author="Windows" w:date="2026-10-09T09:02:00Z"/>
              <w:rFonts w:ascii="Times New Roman" w:eastAsia="Times New Roman" w:hAnsi="Times New Roman" w:cs="Times New Roman"/>
              <w:sz w:val="24"/>
              <w:szCs w:val="24"/>
              <w:lang w:val="en-US" w:eastAsia="ru-RU"/>
            </w:rPr>
          </w:rPrChange>
        </w:rPr>
        <w:pPrChange w:id="477" w:author="Windows" w:date="2026-10-09T09:05:00Z">
          <w:pPr>
            <w:spacing w:before="100" w:beforeAutospacing="1" w:after="100" w:afterAutospacing="1" w:line="240" w:lineRule="auto"/>
            <w:ind w:left="708"/>
          </w:pPr>
        </w:pPrChange>
      </w:pPr>
      <w:ins w:id="478" w:author="Windows" w:date="2026-10-09T09:02:00Z">
        <w:r w:rsidRPr="00E54BBF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479" w:author="Windows" w:date="2026-10-09T09:02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4. </w:t>
        </w:r>
        <w:r w:rsidRPr="00E54BBF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Singleton</w:t>
        </w:r>
        <w:r w:rsidRPr="00E54BBF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480" w:author="Windows" w:date="2026-10-09T09:02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был бы катастрофой.</w:t>
        </w:r>
      </w:ins>
    </w:p>
    <w:p w14:paraId="45C77434" w14:textId="25DC8973" w:rsidR="00E54BBF" w:rsidRPr="00E54BBF" w:rsidRDefault="00E54BBF" w:rsidP="00011E40">
      <w:pPr>
        <w:spacing w:before="100" w:beforeAutospacing="1" w:after="100" w:afterAutospacing="1" w:line="240" w:lineRule="auto"/>
        <w:ind w:left="708"/>
        <w:rPr>
          <w:ins w:id="481" w:author="Windows" w:date="2026-10-09T09:02:00Z"/>
          <w:rFonts w:ascii="Times New Roman" w:eastAsia="Times New Roman" w:hAnsi="Times New Roman" w:cs="Times New Roman"/>
          <w:sz w:val="24"/>
          <w:szCs w:val="24"/>
          <w:lang w:eastAsia="ru-RU"/>
          <w:rPrChange w:id="482" w:author="Windows" w:date="2026-10-09T09:02:00Z">
            <w:rPr>
              <w:ins w:id="483" w:author="Windows" w:date="2026-10-09T09:02:00Z"/>
              <w:rFonts w:ascii="Times New Roman" w:eastAsia="Times New Roman" w:hAnsi="Times New Roman" w:cs="Times New Roman"/>
              <w:sz w:val="24"/>
              <w:szCs w:val="24"/>
              <w:lang w:val="en-US" w:eastAsia="ru-RU"/>
            </w:rPr>
          </w:rPrChange>
        </w:rPr>
        <w:pPrChange w:id="484" w:author="Windows" w:date="2026-10-09T09:05:00Z">
          <w:pPr>
            <w:spacing w:before="100" w:beforeAutospacing="1" w:after="100" w:afterAutospacing="1" w:line="240" w:lineRule="auto"/>
            <w:ind w:left="708"/>
          </w:pPr>
        </w:pPrChange>
      </w:pPr>
      <w:ins w:id="485" w:author="Windows" w:date="2026-10-09T09:02:00Z">
        <w:r w:rsidRPr="00E54BBF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486" w:author="Windows" w:date="2026-10-09T09:02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5. </w:t>
        </w:r>
        <w:r w:rsidRPr="00E54BBF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Transient</w:t>
        </w:r>
        <w:r w:rsidRPr="00E54BBF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487" w:author="Windows" w:date="2026-10-09T09:02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тоже плох.</w:t>
        </w:r>
      </w:ins>
    </w:p>
    <w:p w14:paraId="757EF17A" w14:textId="46945B17" w:rsidR="00E54BBF" w:rsidRPr="00E54BBF" w:rsidRDefault="00E54BBF" w:rsidP="00E54BBF">
      <w:pPr>
        <w:spacing w:before="100" w:beforeAutospacing="1" w:after="100" w:afterAutospacing="1" w:line="240" w:lineRule="auto"/>
        <w:ind w:left="708"/>
        <w:rPr>
          <w:ins w:id="488" w:author="Windows" w:date="2026-10-09T09:00:00Z"/>
          <w:rFonts w:ascii="Times New Roman" w:eastAsia="Times New Roman" w:hAnsi="Times New Roman" w:cs="Times New Roman"/>
          <w:sz w:val="24"/>
          <w:szCs w:val="24"/>
          <w:lang w:eastAsia="ru-RU"/>
          <w:rPrChange w:id="489" w:author="Windows" w:date="2026-10-09T09:02:00Z">
            <w:rPr>
              <w:ins w:id="490" w:author="Windows" w:date="2026-10-09T09:00:00Z"/>
              <w:rFonts w:ascii="Times New Roman" w:eastAsia="Times New Roman" w:hAnsi="Times New Roman" w:cs="Times New Roman"/>
              <w:sz w:val="24"/>
              <w:szCs w:val="24"/>
              <w:lang w:val="en-US" w:eastAsia="ru-RU"/>
            </w:rPr>
          </w:rPrChange>
        </w:rPr>
        <w:pPrChange w:id="491" w:author="Windows" w:date="2026-10-09T09:00:00Z">
          <w:pPr>
            <w:spacing w:before="100" w:beforeAutospacing="1" w:after="100" w:afterAutospacing="1" w:line="240" w:lineRule="auto"/>
            <w:ind w:left="360" w:firstLine="348"/>
          </w:pPr>
        </w:pPrChange>
      </w:pPr>
      <w:ins w:id="492" w:author="Windows" w:date="2026-10-09T09:02:00Z">
        <w:r w:rsidRPr="00E54BBF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493" w:author="Windows" w:date="2026-10-09T09:02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Итог: </w:t>
        </w:r>
        <w:r w:rsidRPr="00E54BBF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Scoped</w:t>
        </w:r>
        <w:r w:rsidRPr="00E54BBF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494" w:author="Windows" w:date="2026-10-09T09:02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</w:t>
        </w:r>
      </w:ins>
      <w:ins w:id="495" w:author="Windows" w:date="2026-10-09T09:05:00Z">
        <w:r w:rsidR="00011E40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-</w:t>
        </w:r>
      </w:ins>
      <w:ins w:id="496" w:author="Windows" w:date="2026-10-09T09:02:00Z">
        <w:r w:rsidRPr="00E54BBF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497" w:author="Windows" w:date="2026-10-09T09:02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</w:t>
        </w:r>
        <w:proofErr w:type="gramStart"/>
        <w:r w:rsidRPr="00E54BBF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498" w:author="Windows" w:date="2026-10-09T09:02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>единственный вариант</w:t>
        </w:r>
        <w:proofErr w:type="gramEnd"/>
        <w:r w:rsidRPr="00E54BBF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499" w:author="Windows" w:date="2026-10-09T09:02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при котором все сервисы одного запроса делят одно разные запросы изолированы, нет проблем с безопасностью </w:t>
        </w:r>
      </w:ins>
      <w:ins w:id="500" w:author="Windows" w:date="2026-10-09T09:06:00Z">
        <w:r w:rsidR="00011E40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потоков </w:t>
        </w:r>
      </w:ins>
      <w:ins w:id="501" w:author="Windows" w:date="2026-10-09T09:02:00Z">
        <w:r w:rsidRPr="00E54BBF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502" w:author="Windows" w:date="2026-10-09T09:02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>и утечками.</w:t>
        </w:r>
      </w:ins>
    </w:p>
    <w:p w14:paraId="1836EE4F" w14:textId="77777777" w:rsidR="00011E40" w:rsidRDefault="008538AD" w:rsidP="00E54BBF">
      <w:pPr>
        <w:spacing w:before="100" w:beforeAutospacing="1" w:after="100" w:afterAutospacing="1" w:line="240" w:lineRule="auto"/>
        <w:ind w:left="360" w:firstLine="348"/>
        <w:rPr>
          <w:ins w:id="503" w:author="Windows" w:date="2026-10-09T09:06:00Z"/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4BBF">
        <w:rPr>
          <w:rFonts w:ascii="Times New Roman" w:eastAsia="Times New Roman" w:hAnsi="Times New Roman" w:cs="Times New Roman"/>
          <w:sz w:val="24"/>
          <w:szCs w:val="24"/>
          <w:lang w:eastAsia="ru-RU"/>
          <w:rPrChange w:id="504" w:author="Windows" w:date="2026-10-09T08:55:00Z">
            <w:rPr>
              <w:lang w:eastAsia="ru-RU"/>
            </w:rPr>
          </w:rPrChange>
        </w:rPr>
        <w:t>---</w:t>
      </w:r>
      <w:r w:rsidRPr="00E54BBF">
        <w:rPr>
          <w:rFonts w:ascii="Times New Roman" w:eastAsia="Times New Roman" w:hAnsi="Times New Roman" w:cs="Times New Roman"/>
          <w:sz w:val="24"/>
          <w:szCs w:val="24"/>
          <w:lang w:eastAsia="ru-RU"/>
          <w:rPrChange w:id="505" w:author="Windows" w:date="2026-10-09T08:55:00Z">
            <w:rPr>
              <w:lang w:eastAsia="ru-RU"/>
            </w:rPr>
          </w:rPrChange>
        </w:rPr>
        <w:br/>
      </w:r>
      <w:r w:rsidRPr="00E54BBF">
        <w:rPr>
          <w:rFonts w:ascii="Times New Roman" w:eastAsia="Times New Roman" w:hAnsi="Times New Roman" w:cs="Times New Roman"/>
          <w:sz w:val="24"/>
          <w:szCs w:val="24"/>
          <w:lang w:eastAsia="ru-RU"/>
          <w:rPrChange w:id="506" w:author="Windows" w:date="2026-10-09T08:55:00Z">
            <w:rPr>
              <w:lang w:eastAsia="ru-RU"/>
            </w:rPr>
          </w:rPrChange>
        </w:rPr>
        <w:br/>
        <w:t xml:space="preserve">Задание B6. </w:t>
      </w:r>
      <w:proofErr w:type="spellStart"/>
      <w:r w:rsidRPr="00E54BBF">
        <w:rPr>
          <w:rFonts w:ascii="Times New Roman" w:eastAsia="Times New Roman" w:hAnsi="Times New Roman" w:cs="Times New Roman"/>
          <w:sz w:val="24"/>
          <w:szCs w:val="24"/>
          <w:lang w:eastAsia="ru-RU"/>
          <w:rPrChange w:id="507" w:author="Windows" w:date="2026-10-09T08:55:00Z">
            <w:rPr>
              <w:lang w:eastAsia="ru-RU"/>
            </w:rPr>
          </w:rPrChange>
        </w:rPr>
        <w:t>OpenAPI</w:t>
      </w:r>
      <w:proofErr w:type="spellEnd"/>
      <w:r w:rsidRPr="00E54BBF">
        <w:rPr>
          <w:rFonts w:ascii="Times New Roman" w:eastAsia="Times New Roman" w:hAnsi="Times New Roman" w:cs="Times New Roman"/>
          <w:sz w:val="24"/>
          <w:szCs w:val="24"/>
          <w:lang w:eastAsia="ru-RU"/>
          <w:rPrChange w:id="508" w:author="Windows" w:date="2026-10-09T08:55:00Z">
            <w:rPr>
              <w:lang w:eastAsia="ru-RU"/>
            </w:rPr>
          </w:rPrChange>
        </w:rPr>
        <w:t xml:space="preserve"> + API </w:t>
      </w:r>
      <w:proofErr w:type="spellStart"/>
      <w:r w:rsidRPr="00E54BBF">
        <w:rPr>
          <w:rFonts w:ascii="Times New Roman" w:eastAsia="Times New Roman" w:hAnsi="Times New Roman" w:cs="Times New Roman"/>
          <w:sz w:val="24"/>
          <w:szCs w:val="24"/>
          <w:lang w:eastAsia="ru-RU"/>
          <w:rPrChange w:id="509" w:author="Windows" w:date="2026-10-09T08:55:00Z">
            <w:rPr>
              <w:lang w:eastAsia="ru-RU"/>
            </w:rPr>
          </w:rPrChange>
        </w:rPr>
        <w:t>Baseline</w:t>
      </w:r>
      <w:proofErr w:type="spellEnd"/>
      <w:r w:rsidRPr="00E54BBF">
        <w:rPr>
          <w:rFonts w:ascii="Times New Roman" w:eastAsia="Times New Roman" w:hAnsi="Times New Roman" w:cs="Times New Roman"/>
          <w:sz w:val="24"/>
          <w:szCs w:val="24"/>
          <w:lang w:eastAsia="ru-RU"/>
          <w:rPrChange w:id="510" w:author="Windows" w:date="2026-10-09T08:55:00Z">
            <w:rPr>
              <w:lang w:eastAsia="ru-RU"/>
            </w:rPr>
          </w:rPrChange>
        </w:rPr>
        <w:t xml:space="preserve"> (3 балла)</w:t>
      </w:r>
      <w:r w:rsidRPr="00E54BBF">
        <w:rPr>
          <w:rFonts w:ascii="Times New Roman" w:eastAsia="Times New Roman" w:hAnsi="Times New Roman" w:cs="Times New Roman"/>
          <w:sz w:val="24"/>
          <w:szCs w:val="24"/>
          <w:lang w:eastAsia="ru-RU"/>
          <w:rPrChange w:id="511" w:author="Windows" w:date="2026-10-09T08:55:00Z">
            <w:rPr>
              <w:lang w:eastAsia="ru-RU"/>
            </w:rPr>
          </w:rPrChange>
        </w:rPr>
        <w:br/>
      </w:r>
      <w:r w:rsidRPr="00E54BBF">
        <w:rPr>
          <w:rFonts w:ascii="Times New Roman" w:eastAsia="Times New Roman" w:hAnsi="Times New Roman" w:cs="Times New Roman"/>
          <w:sz w:val="24"/>
          <w:szCs w:val="24"/>
          <w:lang w:eastAsia="ru-RU"/>
          <w:rPrChange w:id="512" w:author="Windows" w:date="2026-10-09T08:55:00Z">
            <w:rPr>
              <w:lang w:eastAsia="ru-RU"/>
            </w:rPr>
          </w:rPrChange>
        </w:rPr>
        <w:br/>
        <w:t xml:space="preserve">Опишите пошагово, как вы бы зафиксировали «API </w:t>
      </w:r>
      <w:proofErr w:type="spellStart"/>
      <w:r w:rsidRPr="00E54BBF">
        <w:rPr>
          <w:rFonts w:ascii="Times New Roman" w:eastAsia="Times New Roman" w:hAnsi="Times New Roman" w:cs="Times New Roman"/>
          <w:sz w:val="24"/>
          <w:szCs w:val="24"/>
          <w:lang w:eastAsia="ru-RU"/>
          <w:rPrChange w:id="513" w:author="Windows" w:date="2026-10-09T08:55:00Z">
            <w:rPr>
              <w:lang w:eastAsia="ru-RU"/>
            </w:rPr>
          </w:rPrChange>
        </w:rPr>
        <w:t>Baseline</w:t>
      </w:r>
      <w:proofErr w:type="spellEnd"/>
      <w:r w:rsidRPr="00E54BBF">
        <w:rPr>
          <w:rFonts w:ascii="Times New Roman" w:eastAsia="Times New Roman" w:hAnsi="Times New Roman" w:cs="Times New Roman"/>
          <w:sz w:val="24"/>
          <w:szCs w:val="24"/>
          <w:lang w:eastAsia="ru-RU"/>
          <w:rPrChange w:id="514" w:author="Windows" w:date="2026-10-09T08:55:00Z">
            <w:rPr>
              <w:lang w:eastAsia="ru-RU"/>
            </w:rPr>
          </w:rPrChange>
        </w:rPr>
        <w:t xml:space="preserve"> v1» в проекте:</w:t>
      </w:r>
      <w:r w:rsidRPr="00E54BBF">
        <w:rPr>
          <w:rFonts w:ascii="Times New Roman" w:eastAsia="Times New Roman" w:hAnsi="Times New Roman" w:cs="Times New Roman"/>
          <w:sz w:val="24"/>
          <w:szCs w:val="24"/>
          <w:lang w:eastAsia="ru-RU"/>
          <w:rPrChange w:id="515" w:author="Windows" w:date="2026-10-09T08:55:00Z">
            <w:rPr>
              <w:lang w:eastAsia="ru-RU"/>
            </w:rPr>
          </w:rPrChange>
        </w:rPr>
        <w:br/>
      </w:r>
      <w:r w:rsidRPr="00E54BBF">
        <w:rPr>
          <w:rFonts w:ascii="Times New Roman" w:eastAsia="Times New Roman" w:hAnsi="Times New Roman" w:cs="Times New Roman"/>
          <w:sz w:val="24"/>
          <w:szCs w:val="24"/>
          <w:lang w:eastAsia="ru-RU"/>
          <w:rPrChange w:id="516" w:author="Windows" w:date="2026-10-09T08:55:00Z">
            <w:rPr>
              <w:lang w:eastAsia="ru-RU"/>
            </w:rPr>
          </w:rPrChange>
        </w:rPr>
        <w:br/>
        <w:t xml:space="preserve">1. Как сгенерировать </w:t>
      </w:r>
      <w:proofErr w:type="spellStart"/>
      <w:r w:rsidRPr="00E54BBF">
        <w:rPr>
          <w:rFonts w:ascii="Times New Roman" w:eastAsia="Times New Roman" w:hAnsi="Times New Roman" w:cs="Times New Roman"/>
          <w:sz w:val="24"/>
          <w:szCs w:val="24"/>
          <w:lang w:eastAsia="ru-RU"/>
          <w:rPrChange w:id="517" w:author="Windows" w:date="2026-10-09T08:55:00Z">
            <w:rPr>
              <w:lang w:eastAsia="ru-RU"/>
            </w:rPr>
          </w:rPrChange>
        </w:rPr>
        <w:t>OpenAPI</w:t>
      </w:r>
      <w:proofErr w:type="spellEnd"/>
      <w:r w:rsidRPr="00E54BBF">
        <w:rPr>
          <w:rFonts w:ascii="Times New Roman" w:eastAsia="Times New Roman" w:hAnsi="Times New Roman" w:cs="Times New Roman"/>
          <w:sz w:val="24"/>
          <w:szCs w:val="24"/>
          <w:lang w:eastAsia="ru-RU"/>
          <w:rPrChange w:id="518" w:author="Windows" w:date="2026-10-09T08:55:00Z">
            <w:rPr>
              <w:lang w:eastAsia="ru-RU"/>
            </w:rPr>
          </w:rPrChange>
        </w:rPr>
        <w:t>-документ в файл (</w:t>
      </w:r>
      <w:proofErr w:type="spellStart"/>
      <w:proofErr w:type="gramStart"/>
      <w:r w:rsidRPr="00E54BBF">
        <w:rPr>
          <w:rFonts w:ascii="Times New Roman" w:eastAsia="Times New Roman" w:hAnsi="Times New Roman" w:cs="Times New Roman"/>
          <w:sz w:val="24"/>
          <w:szCs w:val="24"/>
          <w:lang w:eastAsia="ru-RU"/>
          <w:rPrChange w:id="519" w:author="Windows" w:date="2026-10-09T08:55:00Z">
            <w:rPr>
              <w:lang w:eastAsia="ru-RU"/>
            </w:rPr>
          </w:rPrChange>
        </w:rPr>
        <w:t>swagger.json</w:t>
      </w:r>
      <w:proofErr w:type="spellEnd"/>
      <w:proofErr w:type="gramEnd"/>
      <w:r w:rsidRPr="00E54BBF">
        <w:rPr>
          <w:rFonts w:ascii="Times New Roman" w:eastAsia="Times New Roman" w:hAnsi="Times New Roman" w:cs="Times New Roman"/>
          <w:sz w:val="24"/>
          <w:szCs w:val="24"/>
          <w:lang w:eastAsia="ru-RU"/>
          <w:rPrChange w:id="520" w:author="Windows" w:date="2026-10-09T08:55:00Z">
            <w:rPr>
              <w:lang w:eastAsia="ru-RU"/>
            </w:rPr>
          </w:rPrChange>
        </w:rPr>
        <w:t xml:space="preserve"> / </w:t>
      </w:r>
      <w:proofErr w:type="spellStart"/>
      <w:r w:rsidRPr="00E54BBF">
        <w:rPr>
          <w:rFonts w:ascii="Times New Roman" w:eastAsia="Times New Roman" w:hAnsi="Times New Roman" w:cs="Times New Roman"/>
          <w:sz w:val="24"/>
          <w:szCs w:val="24"/>
          <w:lang w:eastAsia="ru-RU"/>
          <w:rPrChange w:id="521" w:author="Windows" w:date="2026-10-09T08:55:00Z">
            <w:rPr>
              <w:lang w:eastAsia="ru-RU"/>
            </w:rPr>
          </w:rPrChange>
        </w:rPr>
        <w:t>openapi.json</w:t>
      </w:r>
      <w:proofErr w:type="spellEnd"/>
      <w:r w:rsidRPr="00E54BBF">
        <w:rPr>
          <w:rFonts w:ascii="Times New Roman" w:eastAsia="Times New Roman" w:hAnsi="Times New Roman" w:cs="Times New Roman"/>
          <w:sz w:val="24"/>
          <w:szCs w:val="24"/>
          <w:lang w:eastAsia="ru-RU"/>
          <w:rPrChange w:id="522" w:author="Windows" w:date="2026-10-09T08:55:00Z">
            <w:rPr>
              <w:lang w:eastAsia="ru-RU"/>
            </w:rPr>
          </w:rPrChange>
        </w:rPr>
        <w:t>) при сборке?</w:t>
      </w:r>
      <w:r w:rsidRPr="00E54BBF">
        <w:rPr>
          <w:rFonts w:ascii="Times New Roman" w:eastAsia="Times New Roman" w:hAnsi="Times New Roman" w:cs="Times New Roman"/>
          <w:sz w:val="24"/>
          <w:szCs w:val="24"/>
          <w:lang w:eastAsia="ru-RU"/>
          <w:rPrChange w:id="523" w:author="Windows" w:date="2026-10-09T08:55:00Z">
            <w:rPr>
              <w:lang w:eastAsia="ru-RU"/>
            </w:rPr>
          </w:rPrChange>
        </w:rPr>
        <w:br/>
        <w:t xml:space="preserve">2. Как в CI сравнить текущую спецификацию с </w:t>
      </w:r>
      <w:proofErr w:type="spellStart"/>
      <w:r w:rsidRPr="00E54BBF">
        <w:rPr>
          <w:rFonts w:ascii="Times New Roman" w:eastAsia="Times New Roman" w:hAnsi="Times New Roman" w:cs="Times New Roman"/>
          <w:sz w:val="24"/>
          <w:szCs w:val="24"/>
          <w:lang w:eastAsia="ru-RU"/>
          <w:rPrChange w:id="524" w:author="Windows" w:date="2026-10-09T08:55:00Z">
            <w:rPr>
              <w:lang w:eastAsia="ru-RU"/>
            </w:rPr>
          </w:rPrChange>
        </w:rPr>
        <w:t>baseline</w:t>
      </w:r>
      <w:proofErr w:type="spellEnd"/>
      <w:r w:rsidRPr="00E54BBF">
        <w:rPr>
          <w:rFonts w:ascii="Times New Roman" w:eastAsia="Times New Roman" w:hAnsi="Times New Roman" w:cs="Times New Roman"/>
          <w:sz w:val="24"/>
          <w:szCs w:val="24"/>
          <w:lang w:eastAsia="ru-RU"/>
          <w:rPrChange w:id="525" w:author="Windows" w:date="2026-10-09T08:55:00Z">
            <w:rPr>
              <w:lang w:eastAsia="ru-RU"/>
            </w:rPr>
          </w:rPrChange>
        </w:rPr>
        <w:t xml:space="preserve"> и упасть при </w:t>
      </w:r>
      <w:proofErr w:type="spellStart"/>
      <w:r w:rsidRPr="00E54BBF">
        <w:rPr>
          <w:rFonts w:ascii="Times New Roman" w:eastAsia="Times New Roman" w:hAnsi="Times New Roman" w:cs="Times New Roman"/>
          <w:sz w:val="24"/>
          <w:szCs w:val="24"/>
          <w:lang w:eastAsia="ru-RU"/>
          <w:rPrChange w:id="526" w:author="Windows" w:date="2026-10-09T08:55:00Z">
            <w:rPr>
              <w:lang w:eastAsia="ru-RU"/>
            </w:rPr>
          </w:rPrChange>
        </w:rPr>
        <w:t>breaking</w:t>
      </w:r>
      <w:proofErr w:type="spellEnd"/>
      <w:r w:rsidRPr="00E54BBF">
        <w:rPr>
          <w:rFonts w:ascii="Times New Roman" w:eastAsia="Times New Roman" w:hAnsi="Times New Roman" w:cs="Times New Roman"/>
          <w:sz w:val="24"/>
          <w:szCs w:val="24"/>
          <w:lang w:eastAsia="ru-RU"/>
          <w:rPrChange w:id="527" w:author="Windows" w:date="2026-10-09T08:55:00Z">
            <w:rPr>
              <w:lang w:eastAsia="ru-RU"/>
            </w:rPr>
          </w:rPrChange>
        </w:rPr>
        <w:t xml:space="preserve"> </w:t>
      </w:r>
      <w:proofErr w:type="spellStart"/>
      <w:r w:rsidRPr="00E54BBF">
        <w:rPr>
          <w:rFonts w:ascii="Times New Roman" w:eastAsia="Times New Roman" w:hAnsi="Times New Roman" w:cs="Times New Roman"/>
          <w:sz w:val="24"/>
          <w:szCs w:val="24"/>
          <w:lang w:eastAsia="ru-RU"/>
          <w:rPrChange w:id="528" w:author="Windows" w:date="2026-10-09T08:55:00Z">
            <w:rPr>
              <w:lang w:eastAsia="ru-RU"/>
            </w:rPr>
          </w:rPrChange>
        </w:rPr>
        <w:t>changes</w:t>
      </w:r>
      <w:proofErr w:type="spellEnd"/>
      <w:r w:rsidRPr="00E54BBF">
        <w:rPr>
          <w:rFonts w:ascii="Times New Roman" w:eastAsia="Times New Roman" w:hAnsi="Times New Roman" w:cs="Times New Roman"/>
          <w:sz w:val="24"/>
          <w:szCs w:val="24"/>
          <w:lang w:eastAsia="ru-RU"/>
          <w:rPrChange w:id="529" w:author="Windows" w:date="2026-10-09T08:55:00Z">
            <w:rPr>
              <w:lang w:eastAsia="ru-RU"/>
            </w:rPr>
          </w:rPrChange>
        </w:rPr>
        <w:t>?</w:t>
      </w:r>
      <w:r w:rsidRPr="00E54BBF">
        <w:rPr>
          <w:rFonts w:ascii="Times New Roman" w:eastAsia="Times New Roman" w:hAnsi="Times New Roman" w:cs="Times New Roman"/>
          <w:sz w:val="24"/>
          <w:szCs w:val="24"/>
          <w:lang w:eastAsia="ru-RU"/>
          <w:rPrChange w:id="530" w:author="Windows" w:date="2026-10-09T08:55:00Z">
            <w:rPr>
              <w:lang w:eastAsia="ru-RU"/>
            </w:rPr>
          </w:rPrChange>
        </w:rPr>
        <w:br/>
        <w:t>3. Приведите пример инструмента (</w:t>
      </w:r>
      <w:proofErr w:type="spellStart"/>
      <w:r w:rsidRPr="00E54BBF">
        <w:rPr>
          <w:rFonts w:ascii="Times New Roman" w:eastAsia="Times New Roman" w:hAnsi="Times New Roman" w:cs="Times New Roman"/>
          <w:sz w:val="24"/>
          <w:szCs w:val="24"/>
          <w:lang w:eastAsia="ru-RU"/>
          <w:rPrChange w:id="531" w:author="Windows" w:date="2026-10-09T08:55:00Z">
            <w:rPr>
              <w:lang w:eastAsia="ru-RU"/>
            </w:rPr>
          </w:rPrChange>
        </w:rPr>
        <w:t>NSwag</w:t>
      </w:r>
      <w:proofErr w:type="spellEnd"/>
      <w:r w:rsidRPr="00E54BBF">
        <w:rPr>
          <w:rFonts w:ascii="Times New Roman" w:eastAsia="Times New Roman" w:hAnsi="Times New Roman" w:cs="Times New Roman"/>
          <w:sz w:val="24"/>
          <w:szCs w:val="24"/>
          <w:lang w:eastAsia="ru-RU"/>
          <w:rPrChange w:id="532" w:author="Windows" w:date="2026-10-09T08:55:00Z">
            <w:rPr>
              <w:lang w:eastAsia="ru-RU"/>
            </w:rPr>
          </w:rPrChange>
        </w:rPr>
        <w:t xml:space="preserve">, </w:t>
      </w:r>
      <w:proofErr w:type="spellStart"/>
      <w:r w:rsidRPr="00E54BBF">
        <w:rPr>
          <w:rFonts w:ascii="Times New Roman" w:eastAsia="Times New Roman" w:hAnsi="Times New Roman" w:cs="Times New Roman"/>
          <w:sz w:val="24"/>
          <w:szCs w:val="24"/>
          <w:lang w:eastAsia="ru-RU"/>
          <w:rPrChange w:id="533" w:author="Windows" w:date="2026-10-09T08:55:00Z">
            <w:rPr>
              <w:lang w:eastAsia="ru-RU"/>
            </w:rPr>
          </w:rPrChange>
        </w:rPr>
        <w:t>Swashbuckle</w:t>
      </w:r>
      <w:proofErr w:type="spellEnd"/>
      <w:r w:rsidRPr="00E54BBF">
        <w:rPr>
          <w:rFonts w:ascii="Times New Roman" w:eastAsia="Times New Roman" w:hAnsi="Times New Roman" w:cs="Times New Roman"/>
          <w:sz w:val="24"/>
          <w:szCs w:val="24"/>
          <w:lang w:eastAsia="ru-RU"/>
          <w:rPrChange w:id="534" w:author="Windows" w:date="2026-10-09T08:55:00Z">
            <w:rPr>
              <w:lang w:eastAsia="ru-RU"/>
            </w:rPr>
          </w:rPrChange>
        </w:rPr>
        <w:t xml:space="preserve"> CLI, </w:t>
      </w:r>
      <w:proofErr w:type="spellStart"/>
      <w:r w:rsidRPr="00E54BBF">
        <w:rPr>
          <w:rFonts w:ascii="Times New Roman" w:eastAsia="Times New Roman" w:hAnsi="Times New Roman" w:cs="Times New Roman"/>
          <w:sz w:val="24"/>
          <w:szCs w:val="24"/>
          <w:lang w:eastAsia="ru-RU"/>
          <w:rPrChange w:id="535" w:author="Windows" w:date="2026-10-09T08:55:00Z">
            <w:rPr>
              <w:lang w:eastAsia="ru-RU"/>
            </w:rPr>
          </w:rPrChange>
        </w:rPr>
        <w:t>openapi-diff</w:t>
      </w:r>
      <w:proofErr w:type="spellEnd"/>
      <w:r w:rsidRPr="00E54BBF">
        <w:rPr>
          <w:rFonts w:ascii="Times New Roman" w:eastAsia="Times New Roman" w:hAnsi="Times New Roman" w:cs="Times New Roman"/>
          <w:sz w:val="24"/>
          <w:szCs w:val="24"/>
          <w:lang w:eastAsia="ru-RU"/>
          <w:rPrChange w:id="536" w:author="Windows" w:date="2026-10-09T08:55:00Z">
            <w:rPr>
              <w:lang w:eastAsia="ru-RU"/>
            </w:rPr>
          </w:rPrChange>
        </w:rPr>
        <w:t xml:space="preserve">, </w:t>
      </w:r>
      <w:proofErr w:type="spellStart"/>
      <w:r w:rsidRPr="00E54BBF">
        <w:rPr>
          <w:rFonts w:ascii="Times New Roman" w:eastAsia="Times New Roman" w:hAnsi="Times New Roman" w:cs="Times New Roman"/>
          <w:sz w:val="24"/>
          <w:szCs w:val="24"/>
          <w:lang w:eastAsia="ru-RU"/>
          <w:rPrChange w:id="537" w:author="Windows" w:date="2026-10-09T08:55:00Z">
            <w:rPr>
              <w:lang w:eastAsia="ru-RU"/>
            </w:rPr>
          </w:rPrChange>
        </w:rPr>
        <w:t>Spectral</w:t>
      </w:r>
      <w:proofErr w:type="spellEnd"/>
      <w:r w:rsidRPr="00E54BBF">
        <w:rPr>
          <w:rFonts w:ascii="Times New Roman" w:eastAsia="Times New Roman" w:hAnsi="Times New Roman" w:cs="Times New Roman"/>
          <w:sz w:val="24"/>
          <w:szCs w:val="24"/>
          <w:lang w:eastAsia="ru-RU"/>
          <w:rPrChange w:id="538" w:author="Windows" w:date="2026-10-09T08:55:00Z">
            <w:rPr>
              <w:lang w:eastAsia="ru-RU"/>
            </w:rPr>
          </w:rPrChange>
        </w:rPr>
        <w:t xml:space="preserve"> и т.п.).</w:t>
      </w:r>
      <w:r w:rsidRPr="00E54BBF">
        <w:rPr>
          <w:rFonts w:ascii="Times New Roman" w:eastAsia="Times New Roman" w:hAnsi="Times New Roman" w:cs="Times New Roman"/>
          <w:sz w:val="24"/>
          <w:szCs w:val="24"/>
          <w:lang w:eastAsia="ru-RU"/>
          <w:rPrChange w:id="539" w:author="Windows" w:date="2026-10-09T08:55:00Z">
            <w:rPr>
              <w:lang w:eastAsia="ru-RU"/>
            </w:rPr>
          </w:rPrChange>
        </w:rPr>
        <w:br/>
      </w:r>
      <w:r w:rsidRPr="00E54BBF">
        <w:rPr>
          <w:rFonts w:ascii="Times New Roman" w:eastAsia="Times New Roman" w:hAnsi="Times New Roman" w:cs="Times New Roman"/>
          <w:sz w:val="24"/>
          <w:szCs w:val="24"/>
          <w:lang w:eastAsia="ru-RU"/>
          <w:rPrChange w:id="540" w:author="Windows" w:date="2026-10-09T08:55:00Z">
            <w:rPr>
              <w:lang w:eastAsia="ru-RU"/>
            </w:rPr>
          </w:rPrChange>
        </w:rPr>
        <w:br/>
      </w:r>
      <w:r w:rsidRPr="00E54BBF">
        <w:rPr>
          <w:rFonts w:ascii="Times New Roman" w:eastAsia="Times New Roman" w:hAnsi="Times New Roman" w:cs="Times New Roman"/>
          <w:sz w:val="24"/>
          <w:szCs w:val="24"/>
          <w:lang w:eastAsia="ru-RU"/>
          <w:rPrChange w:id="541" w:author="Windows" w:date="2026-10-09T08:55:00Z">
            <w:rPr>
              <w:lang w:eastAsia="ru-RU"/>
            </w:rPr>
          </w:rPrChange>
        </w:rPr>
        <w:lastRenderedPageBreak/>
        <w:t>Ваш ответ:</w:t>
      </w:r>
      <w:r w:rsidRPr="00E54BBF">
        <w:rPr>
          <w:rFonts w:ascii="Times New Roman" w:eastAsia="Times New Roman" w:hAnsi="Times New Roman" w:cs="Times New Roman"/>
          <w:sz w:val="24"/>
          <w:szCs w:val="24"/>
          <w:lang w:eastAsia="ru-RU"/>
          <w:rPrChange w:id="542" w:author="Windows" w:date="2026-10-09T08:55:00Z">
            <w:rPr>
              <w:lang w:eastAsia="ru-RU"/>
            </w:rPr>
          </w:rPrChange>
        </w:rPr>
        <w:br/>
      </w:r>
    </w:p>
    <w:p w14:paraId="1C4785FE" w14:textId="04DFB6E5" w:rsidR="00011E40" w:rsidRDefault="00011E40" w:rsidP="00011E40">
      <w:pPr>
        <w:pStyle w:val="a6"/>
        <w:numPr>
          <w:ilvl w:val="0"/>
          <w:numId w:val="3"/>
        </w:numPr>
        <w:spacing w:before="100" w:beforeAutospacing="1" w:after="100" w:afterAutospacing="1" w:line="240" w:lineRule="auto"/>
        <w:rPr>
          <w:ins w:id="543" w:author="Windows" w:date="2026-10-09T09:07:00Z"/>
          <w:rFonts w:ascii="Times New Roman" w:eastAsia="Times New Roman" w:hAnsi="Times New Roman" w:cs="Times New Roman"/>
          <w:sz w:val="24"/>
          <w:szCs w:val="24"/>
          <w:lang w:eastAsia="ru-RU"/>
        </w:rPr>
      </w:pPr>
      <w:ins w:id="544" w:author="Windows" w:date="2026-10-09T09:07:00Z"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Генерация документа в файл при сборке</w:t>
        </w:r>
      </w:ins>
      <w:ins w:id="545" w:author="Windows" w:date="2026-10-09T09:09:00Z">
        <w:r w:rsidRPr="00011E40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546" w:author="Windows" w:date="2026-10-09T09:09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, </w: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настройка </w:t>
        </w:r>
      </w:ins>
      <w:ins w:id="547" w:author="Windows" w:date="2026-10-09T09:10:00Z"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расположения </w:t>
        </w:r>
      </w:ins>
    </w:p>
    <w:p w14:paraId="08715157" w14:textId="77777777" w:rsidR="00011E40" w:rsidRPr="00011E40" w:rsidRDefault="00011E40" w:rsidP="00011E40">
      <w:pPr>
        <w:pStyle w:val="a6"/>
        <w:numPr>
          <w:ilvl w:val="0"/>
          <w:numId w:val="3"/>
        </w:numPr>
        <w:spacing w:before="100" w:beforeAutospacing="1" w:after="100" w:afterAutospacing="1" w:line="240" w:lineRule="auto"/>
        <w:rPr>
          <w:ins w:id="548" w:author="Windows" w:date="2026-10-09T09:08:00Z"/>
          <w:rFonts w:ascii="Times New Roman" w:eastAsia="Times New Roman" w:hAnsi="Times New Roman" w:cs="Times New Roman"/>
          <w:sz w:val="24"/>
          <w:szCs w:val="24"/>
          <w:lang w:eastAsia="ru-RU"/>
          <w:rPrChange w:id="549" w:author="Windows" w:date="2026-10-09T09:08:00Z">
            <w:rPr>
              <w:ins w:id="550" w:author="Windows" w:date="2026-10-09T09:08:00Z"/>
              <w:rFonts w:ascii="Times New Roman" w:eastAsia="Times New Roman" w:hAnsi="Times New Roman" w:cs="Times New Roman"/>
              <w:sz w:val="24"/>
              <w:szCs w:val="24"/>
              <w:lang w:val="en-US" w:eastAsia="ru-RU"/>
            </w:rPr>
          </w:rPrChange>
        </w:rPr>
      </w:pPr>
      <w:ins w:id="551" w:author="Windows" w:date="2026-10-09T09:07:00Z"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Сравнение с </w:t>
        </w:r>
        <w:proofErr w:type="gramStart"/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base</w:t>
        </w:r>
      </w:ins>
      <w:ins w:id="552" w:author="Windows" w:date="2026-10-09T09:08:00Z"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line</w:t>
        </w:r>
        <w:r w:rsidRPr="00011E40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553" w:author="Windows" w:date="2026-10-09T09:08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</w: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в</w:t>
        </w:r>
        <w:proofErr w:type="gramEnd"/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</w:t>
        </w:r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ci</w:t>
        </w:r>
      </w:ins>
    </w:p>
    <w:p w14:paraId="778AB871" w14:textId="038F5022" w:rsidR="008538AD" w:rsidRPr="00011E40" w:rsidRDefault="00011E40" w:rsidP="00011E40">
      <w:pPr>
        <w:pStyle w:val="a6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:rPrChange w:id="554" w:author="Windows" w:date="2026-10-09T09:08:00Z">
            <w:rPr>
              <w:lang w:eastAsia="ru-RU"/>
            </w:rPr>
          </w:rPrChange>
        </w:rPr>
        <w:pPrChange w:id="555" w:author="Windows" w:date="2026-10-09T09:08:00Z">
          <w:pPr>
            <w:spacing w:before="100" w:beforeAutospacing="1" w:after="100" w:afterAutospacing="1" w:line="240" w:lineRule="auto"/>
          </w:pPr>
        </w:pPrChange>
      </w:pPr>
      <w:ins w:id="556" w:author="Windows" w:date="2026-10-09T09:08:00Z"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Инструменты для сравнения </w:t>
        </w:r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contractor</w:t>
        </w:r>
        <w:r w:rsidRPr="00011E40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557" w:author="Windows" w:date="2026-10-09T09:08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api</w:t>
        </w:r>
      </w:ins>
      <w:ins w:id="558" w:author="Windows" w:date="2026-10-09T09:09:00Z"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diffix</w:t>
        </w:r>
        <w:proofErr w:type="spellEnd"/>
        <w:r w:rsidRPr="00011E40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559" w:author="Windows" w:date="2026-10-09T09:09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apicuard</w:t>
        </w:r>
      </w:ins>
      <w:proofErr w:type="spellEnd"/>
      <w:del w:id="560" w:author="Windows" w:date="2026-10-09T09:06:00Z">
        <w:r w:rsidR="008538AD" w:rsidRPr="00011E40" w:rsidDel="00011E40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561" w:author="Windows" w:date="2026-10-09T09:08:00Z">
              <w:rPr>
                <w:lang w:eastAsia="ru-RU"/>
              </w:rPr>
            </w:rPrChange>
          </w:rPr>
          <w:br/>
          <w:delText>---</w:delText>
        </w:r>
      </w:del>
      <w:r w:rsidR="008538AD" w:rsidRPr="00011E40">
        <w:rPr>
          <w:rFonts w:ascii="Times New Roman" w:eastAsia="Times New Roman" w:hAnsi="Times New Roman" w:cs="Times New Roman"/>
          <w:sz w:val="24"/>
          <w:szCs w:val="24"/>
          <w:lang w:eastAsia="ru-RU"/>
          <w:rPrChange w:id="562" w:author="Windows" w:date="2026-10-09T09:08:00Z">
            <w:rPr>
              <w:lang w:eastAsia="ru-RU"/>
            </w:rPr>
          </w:rPrChange>
        </w:rPr>
        <w:br/>
      </w:r>
      <w:r w:rsidR="008538AD" w:rsidRPr="00011E40">
        <w:rPr>
          <w:rFonts w:ascii="Times New Roman" w:eastAsia="Times New Roman" w:hAnsi="Times New Roman" w:cs="Times New Roman"/>
          <w:sz w:val="24"/>
          <w:szCs w:val="24"/>
          <w:lang w:eastAsia="ru-RU"/>
          <w:rPrChange w:id="563" w:author="Windows" w:date="2026-10-09T09:08:00Z">
            <w:rPr>
              <w:lang w:eastAsia="ru-RU"/>
            </w:rPr>
          </w:rPrChange>
        </w:rPr>
        <w:br/>
      </w:r>
      <w:r w:rsidR="008538AD" w:rsidRPr="00011E40">
        <w:rPr>
          <w:rFonts w:ascii="Times New Roman" w:eastAsia="Times New Roman" w:hAnsi="Times New Roman" w:cs="Times New Roman"/>
          <w:sz w:val="24"/>
          <w:szCs w:val="24"/>
          <w:lang w:eastAsia="ru-RU"/>
          <w:rPrChange w:id="564" w:author="Windows" w:date="2026-10-09T09:08:00Z">
            <w:rPr>
              <w:lang w:eastAsia="ru-RU"/>
            </w:rPr>
          </w:rPrChange>
        </w:rPr>
        <w:br/>
      </w:r>
    </w:p>
    <w:p w14:paraId="7A0D11CB" w14:textId="729C900F" w:rsidR="008538AD" w:rsidRPr="008538AD" w:rsidRDefault="008538AD" w:rsidP="00853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1E89C59" w14:textId="77777777" w:rsidR="008538AD" w:rsidRPr="008538AD" w:rsidRDefault="008538AD" w:rsidP="008538AD">
      <w:pPr>
        <w:pStyle w:val="a3"/>
      </w:pPr>
    </w:p>
    <w:p w14:paraId="074BB82D" w14:textId="77777777" w:rsidR="003D1DE2" w:rsidRPr="008538AD" w:rsidRDefault="003D1DE2"/>
    <w:sectPr w:rsidR="003D1DE2" w:rsidRPr="008538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95105"/>
    <w:multiLevelType w:val="hybridMultilevel"/>
    <w:tmpl w:val="519EA072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0B4A72"/>
    <w:multiLevelType w:val="hybridMultilevel"/>
    <w:tmpl w:val="B8CC0C8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FF48DE"/>
    <w:multiLevelType w:val="hybridMultilevel"/>
    <w:tmpl w:val="8EEEB5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Windows">
    <w15:presenceInfo w15:providerId="None" w15:userId="Window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ocumentProtection w:edit="trackedChanges" w:enforcement="1" w:cryptProviderType="rsaAES" w:cryptAlgorithmClass="hash" w:cryptAlgorithmType="typeAny" w:cryptAlgorithmSid="14" w:cryptSpinCount="100000" w:hash="oSzi6ncpeBA89g7e1rqew7c0jz/2u+h7uMZULbdrB0koizHPMSmvxx0hy4BvtBgje+WCsgRCPQi+a7ySOhX6rw==" w:salt="sCboID5TgYkVN47Ljr9CVQ==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AB8"/>
    <w:rsid w:val="00011E40"/>
    <w:rsid w:val="003D1DE2"/>
    <w:rsid w:val="00554F92"/>
    <w:rsid w:val="005E71F5"/>
    <w:rsid w:val="006E3DB1"/>
    <w:rsid w:val="007700A8"/>
    <w:rsid w:val="008538AD"/>
    <w:rsid w:val="00B06798"/>
    <w:rsid w:val="00C57C22"/>
    <w:rsid w:val="00E43AB8"/>
    <w:rsid w:val="00E54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73787"/>
  <w15:chartTrackingRefBased/>
  <w15:docId w15:val="{535BBD9E-B307-46A9-8274-B55F14634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538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8538AD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8538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538AD"/>
    <w:rPr>
      <w:rFonts w:ascii="Courier New" w:eastAsia="Times New Roman" w:hAnsi="Courier New" w:cs="Courier New"/>
      <w:sz w:val="20"/>
      <w:szCs w:val="20"/>
      <w:lang w:eastAsia="ru-RU"/>
    </w:rPr>
  </w:style>
  <w:style w:type="table" w:styleId="a5">
    <w:name w:val="Table Grid"/>
    <w:basedOn w:val="a1"/>
    <w:uiPriority w:val="39"/>
    <w:rsid w:val="00554F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E54B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52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0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sp.net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asp.net/" TargetMode="Externa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1245</Words>
  <Characters>7099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</dc:creator>
  <cp:keywords/>
  <dc:description/>
  <cp:lastModifiedBy>Windows</cp:lastModifiedBy>
  <cp:revision>2</cp:revision>
  <dcterms:created xsi:type="dcterms:W3CDTF">2026-10-09T06:10:00Z</dcterms:created>
  <dcterms:modified xsi:type="dcterms:W3CDTF">2026-10-09T06:10:00Z</dcterms:modified>
</cp:coreProperties>
</file>